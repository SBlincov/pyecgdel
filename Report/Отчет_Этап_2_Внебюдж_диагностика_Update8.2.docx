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02AB43" w14:textId="77777777" w:rsidR="004F44F0" w:rsidRPr="0064672D" w:rsidRDefault="004F44F0" w:rsidP="004F44F0">
      <w:pPr>
        <w:jc w:val="center"/>
        <w:rPr>
          <w:color w:val="FF0000"/>
        </w:rPr>
      </w:pPr>
      <w:bookmarkStart w:id="0" w:name="OLE_LINK1"/>
      <w:bookmarkStart w:id="1" w:name="OLE_LINK2"/>
      <w:bookmarkStart w:id="2" w:name="OLE_LINK3"/>
      <w:r w:rsidRPr="0064672D">
        <w:rPr>
          <w:color w:val="FF0000"/>
        </w:rPr>
        <w:t>Министерство образования и науки Российской Федерации</w:t>
      </w:r>
    </w:p>
    <w:p w14:paraId="77712664" w14:textId="77777777" w:rsidR="004F44F0" w:rsidRPr="0064672D" w:rsidRDefault="004F44F0" w:rsidP="004F44F0">
      <w:pPr>
        <w:jc w:val="center"/>
        <w:rPr>
          <w:color w:val="FF0000"/>
        </w:rPr>
      </w:pPr>
      <w:r w:rsidRPr="0064672D">
        <w:rPr>
          <w:color w:val="FF0000"/>
        </w:rPr>
        <w:t xml:space="preserve">ФЕДЕРАЛЬНОЕ ГОСУДАРСТВЕННОЕ АВТОНОМНОЕ ОБРАЗОВАТЕЛЬНОЕ УЧРЕЖДЕНИЕ ВЫСШЕГО ОБРАЗОВАНИЯ «НАЦИОНАЛЬНЫЙ ИССЛЕДОВАТЕЛЬСКИЙ НИЖЕГОРОДСКИЙ ГОСУДАРСТВЕННЫЙ УНИВЕРСИТЕТ </w:t>
      </w:r>
    </w:p>
    <w:p w14:paraId="4ADAD0AD" w14:textId="77777777" w:rsidR="004F44F0" w:rsidRPr="0064672D" w:rsidRDefault="004F44F0" w:rsidP="004F44F0">
      <w:pPr>
        <w:jc w:val="center"/>
        <w:rPr>
          <w:color w:val="FF0000"/>
        </w:rPr>
      </w:pPr>
      <w:r w:rsidRPr="0064672D">
        <w:rPr>
          <w:color w:val="FF0000"/>
        </w:rPr>
        <w:t>им. Н.И. ЛОБАЧЕВСКОГО» (ННГУ)</w:t>
      </w:r>
    </w:p>
    <w:p w14:paraId="47844A8C" w14:textId="77777777" w:rsidR="004F44F0" w:rsidRPr="0064672D" w:rsidRDefault="004F44F0" w:rsidP="004F44F0">
      <w:pPr>
        <w:rPr>
          <w:rFonts w:eastAsia="TTE1966398t00"/>
          <w:color w:val="FF0000"/>
        </w:rPr>
      </w:pPr>
      <w:r w:rsidRPr="0064672D">
        <w:rPr>
          <w:color w:val="FF0000"/>
        </w:rPr>
        <w:t xml:space="preserve">УДК </w:t>
      </w:r>
      <w:r w:rsidRPr="0064672D">
        <w:rPr>
          <w:rFonts w:eastAsia="TTE1966398t00"/>
          <w:color w:val="FF0000"/>
          <w:highlight w:val="yellow"/>
        </w:rPr>
        <w:t>612.014</w:t>
      </w:r>
    </w:p>
    <w:p w14:paraId="392CC490" w14:textId="77777777" w:rsidR="004F44F0" w:rsidRPr="0064672D" w:rsidRDefault="004F44F0" w:rsidP="004F44F0">
      <w:pPr>
        <w:rPr>
          <w:color w:val="FF0000"/>
        </w:rPr>
      </w:pPr>
      <w:r w:rsidRPr="0064672D">
        <w:rPr>
          <w:rFonts w:eastAsia="MS Mincho"/>
          <w:color w:val="FF0000"/>
        </w:rPr>
        <w:t>№ госрегистрации</w:t>
      </w:r>
      <w:r w:rsidRPr="0064672D">
        <w:rPr>
          <w:color w:val="FF0000"/>
        </w:rPr>
        <w:t xml:space="preserve"> АААА-А16-116052310006-5</w:t>
      </w:r>
    </w:p>
    <w:p w14:paraId="057D8AC7" w14:textId="77777777" w:rsidR="004F44F0" w:rsidRPr="0064672D" w:rsidRDefault="004F44F0" w:rsidP="004F44F0">
      <w:pPr>
        <w:rPr>
          <w:color w:val="FF0000"/>
        </w:rPr>
      </w:pPr>
      <w:r w:rsidRPr="0064672D">
        <w:rPr>
          <w:color w:val="FF0000"/>
        </w:rPr>
        <w:t xml:space="preserve">Инв.№                                                                                                                            </w:t>
      </w:r>
    </w:p>
    <w:p w14:paraId="3C41AC31" w14:textId="77777777" w:rsidR="004F44F0" w:rsidRPr="0064672D" w:rsidRDefault="004F44F0" w:rsidP="004F44F0">
      <w:pPr>
        <w:spacing w:before="120"/>
        <w:jc w:val="right"/>
        <w:rPr>
          <w:color w:val="FF0000"/>
        </w:rPr>
      </w:pPr>
      <w:r w:rsidRPr="0064672D">
        <w:rPr>
          <w:color w:val="FF0000"/>
        </w:rPr>
        <w:t xml:space="preserve">УТВЕРЖДАЮ </w:t>
      </w:r>
      <w:r w:rsidRPr="0064672D">
        <w:rPr>
          <w:color w:val="FF0000"/>
        </w:rPr>
        <w:br/>
        <w:t>Проректор  по научной работе</w:t>
      </w:r>
      <w:r w:rsidRPr="0064672D">
        <w:rPr>
          <w:color w:val="FF0000"/>
        </w:rPr>
        <w:br/>
        <w:t xml:space="preserve">д-р физ.-мат. наук, профессор </w:t>
      </w:r>
    </w:p>
    <w:p w14:paraId="3E779A9C" w14:textId="77777777" w:rsidR="004F44F0" w:rsidRPr="0064672D" w:rsidRDefault="004F44F0" w:rsidP="004F44F0">
      <w:pPr>
        <w:spacing w:before="120"/>
        <w:jc w:val="right"/>
        <w:rPr>
          <w:color w:val="FF0000"/>
        </w:rPr>
      </w:pPr>
      <w:r w:rsidRPr="0064672D">
        <w:rPr>
          <w:color w:val="FF0000"/>
        </w:rPr>
        <w:t>___________В.Б. Казанцев</w:t>
      </w:r>
      <w:r w:rsidRPr="0064672D">
        <w:rPr>
          <w:color w:val="FF0000"/>
        </w:rPr>
        <w:br/>
        <w:t xml:space="preserve">«___»_________ _2016 г. </w:t>
      </w:r>
    </w:p>
    <w:p w14:paraId="0D731F1A" w14:textId="77777777" w:rsidR="004F44F0" w:rsidRPr="0064672D" w:rsidRDefault="004F44F0" w:rsidP="004F44F0">
      <w:pPr>
        <w:pStyle w:val="a3"/>
        <w:spacing w:before="480" w:after="240" w:line="360" w:lineRule="auto"/>
        <w:contextualSpacing/>
        <w:rPr>
          <w:rFonts w:ascii="Times New Roman" w:hAnsi="Times New Roman"/>
          <w:b w:val="0"/>
          <w:color w:val="FF0000"/>
        </w:rPr>
      </w:pPr>
      <w:r w:rsidRPr="0064672D">
        <w:rPr>
          <w:rFonts w:ascii="Times New Roman" w:hAnsi="Times New Roman"/>
          <w:b w:val="0"/>
          <w:color w:val="FF0000"/>
        </w:rPr>
        <w:t xml:space="preserve">ОТЧЕТ </w:t>
      </w:r>
      <w:r w:rsidRPr="0064672D">
        <w:rPr>
          <w:rFonts w:ascii="Times New Roman" w:hAnsi="Times New Roman"/>
          <w:b w:val="0"/>
          <w:color w:val="FF0000"/>
        </w:rPr>
        <w:br/>
        <w:t xml:space="preserve">О НАУЧНО-ИССЛЕДОВАТЕЛЬСКОЙ ОПЫТНО-КОНСТРУКТОРСКОЙ </w:t>
      </w:r>
    </w:p>
    <w:p w14:paraId="147CE66A" w14:textId="77777777" w:rsidR="004F44F0" w:rsidRPr="0064672D" w:rsidRDefault="004F44F0" w:rsidP="004F44F0">
      <w:pPr>
        <w:pStyle w:val="a3"/>
        <w:spacing w:before="480" w:after="240" w:line="360" w:lineRule="auto"/>
        <w:contextualSpacing/>
        <w:rPr>
          <w:rFonts w:ascii="Times New Roman" w:hAnsi="Times New Roman"/>
          <w:b w:val="0"/>
          <w:color w:val="FF0000"/>
        </w:rPr>
      </w:pPr>
      <w:r w:rsidRPr="0064672D">
        <w:rPr>
          <w:rFonts w:ascii="Times New Roman" w:hAnsi="Times New Roman"/>
          <w:b w:val="0"/>
          <w:color w:val="FF0000"/>
        </w:rPr>
        <w:t>ТЕХНИЧЕСКОЙ РАБОТЕ</w:t>
      </w:r>
    </w:p>
    <w:p w14:paraId="16A02C4E" w14:textId="77777777" w:rsidR="004F44F0" w:rsidRPr="0064672D" w:rsidRDefault="004F44F0" w:rsidP="004F44F0">
      <w:pPr>
        <w:jc w:val="center"/>
        <w:rPr>
          <w:b/>
          <w:i/>
          <w:color w:val="FF0000"/>
        </w:rPr>
      </w:pPr>
      <w:r w:rsidRPr="0064672D">
        <w:rPr>
          <w:i/>
          <w:color w:val="FF0000"/>
        </w:rPr>
        <w:t>ПРОГРАММНО-АППАРАТНЫЙ КОМПЛЕКС «КИБЕРСЕРДЦЕ»</w:t>
      </w:r>
    </w:p>
    <w:p w14:paraId="19D05DDE" w14:textId="77777777" w:rsidR="004F44F0" w:rsidRPr="0064672D" w:rsidRDefault="004F44F0" w:rsidP="004F44F0">
      <w:pPr>
        <w:pStyle w:val="a3"/>
        <w:spacing w:after="0"/>
        <w:rPr>
          <w:rFonts w:ascii="Times New Roman" w:hAnsi="Times New Roman"/>
          <w:b w:val="0"/>
          <w:color w:val="FF0000"/>
        </w:rPr>
      </w:pPr>
      <w:r w:rsidRPr="0064672D">
        <w:rPr>
          <w:rFonts w:ascii="Times New Roman" w:hAnsi="Times New Roman"/>
          <w:b w:val="0"/>
          <w:color w:val="FF0000"/>
        </w:rPr>
        <w:t>этап № 2</w:t>
      </w:r>
    </w:p>
    <w:p w14:paraId="69ADC398" w14:textId="77777777" w:rsidR="004F44F0" w:rsidRPr="0064672D" w:rsidRDefault="004F44F0" w:rsidP="004F44F0">
      <w:pPr>
        <w:pStyle w:val="a3"/>
        <w:spacing w:after="240"/>
        <w:rPr>
          <w:rFonts w:ascii="Times New Roman" w:hAnsi="Times New Roman"/>
          <w:b w:val="0"/>
          <w:color w:val="FF0000"/>
        </w:rPr>
      </w:pPr>
      <w:r w:rsidRPr="0064672D">
        <w:rPr>
          <w:rFonts w:ascii="Times New Roman" w:hAnsi="Times New Roman"/>
          <w:b w:val="0"/>
          <w:color w:val="FF0000"/>
        </w:rPr>
        <w:t>(промежуточный)</w:t>
      </w:r>
    </w:p>
    <w:p w14:paraId="4A359607" w14:textId="77777777" w:rsidR="004F44F0" w:rsidRPr="0064672D" w:rsidRDefault="004F44F0" w:rsidP="004F44F0">
      <w:pPr>
        <w:pStyle w:val="a3"/>
        <w:spacing w:after="240"/>
        <w:rPr>
          <w:rFonts w:ascii="Times New Roman" w:hAnsi="Times New Roman"/>
          <w:b w:val="0"/>
          <w:color w:val="FF0000"/>
          <w:sz w:val="22"/>
          <w:szCs w:val="22"/>
        </w:rPr>
      </w:pPr>
      <w:r w:rsidRPr="0064672D">
        <w:rPr>
          <w:rFonts w:ascii="Times New Roman" w:hAnsi="Times New Roman"/>
          <w:b w:val="0"/>
          <w:color w:val="FF0000"/>
          <w:sz w:val="22"/>
          <w:szCs w:val="22"/>
        </w:rPr>
        <w:t xml:space="preserve">Работа выполнена в рамках Постановления Правительства РФ от 9 апреля 2010г. №218 </w:t>
      </w:r>
    </w:p>
    <w:p w14:paraId="04C97565" w14:textId="77777777" w:rsidR="004F44F0" w:rsidRPr="0064672D" w:rsidRDefault="004F44F0" w:rsidP="004F44F0">
      <w:pPr>
        <w:pStyle w:val="a3"/>
        <w:spacing w:after="240"/>
        <w:rPr>
          <w:rFonts w:ascii="Times New Roman" w:hAnsi="Times New Roman"/>
          <w:b w:val="0"/>
          <w:color w:val="FF0000"/>
        </w:rPr>
      </w:pPr>
      <w:r w:rsidRPr="0064672D">
        <w:rPr>
          <w:rFonts w:ascii="Times New Roman" w:hAnsi="Times New Roman"/>
          <w:b w:val="0"/>
          <w:color w:val="FF0000"/>
        </w:rPr>
        <w:t>Шифр заявки «2015-218-06-4818»</w:t>
      </w:r>
    </w:p>
    <w:p w14:paraId="3FA957EB" w14:textId="77777777" w:rsidR="004F44F0" w:rsidRPr="0064672D" w:rsidRDefault="004F44F0" w:rsidP="004F44F0">
      <w:pPr>
        <w:pStyle w:val="a3"/>
        <w:spacing w:after="0"/>
        <w:rPr>
          <w:rFonts w:ascii="Times New Roman" w:hAnsi="Times New Roman"/>
          <w:b w:val="0"/>
          <w:color w:val="FF0000"/>
          <w:sz w:val="22"/>
          <w:szCs w:val="22"/>
        </w:rPr>
      </w:pPr>
      <w:r w:rsidRPr="0064672D">
        <w:rPr>
          <w:rFonts w:ascii="Times New Roman" w:hAnsi="Times New Roman"/>
          <w:b w:val="0"/>
          <w:color w:val="FF0000"/>
          <w:sz w:val="22"/>
          <w:szCs w:val="22"/>
        </w:rPr>
        <w:t>Договор № 02.</w:t>
      </w:r>
      <w:r w:rsidRPr="0064672D">
        <w:rPr>
          <w:rFonts w:ascii="Times New Roman" w:hAnsi="Times New Roman"/>
          <w:b w:val="0"/>
          <w:color w:val="FF0000"/>
          <w:sz w:val="22"/>
          <w:szCs w:val="22"/>
          <w:lang w:val="en-US"/>
        </w:rPr>
        <w:t>G</w:t>
      </w:r>
      <w:r w:rsidRPr="0064672D">
        <w:rPr>
          <w:rFonts w:ascii="Times New Roman" w:hAnsi="Times New Roman"/>
          <w:b w:val="0"/>
          <w:color w:val="FF0000"/>
          <w:sz w:val="22"/>
          <w:szCs w:val="22"/>
        </w:rPr>
        <w:t xml:space="preserve">25.31.0157 от 01 декабря 2015 г. между ООО «НИАГАРА КОМПЬЮТЕРС» и Министерством образования и науки Российской федерации об условиях предоставления и использования субсидии на реализацию комплексного проекта и по созданию высокотехнологичного производства, выполняемого с участием федерального государственного автономного образовательного учреждения высшего образования  «Национальный исследовательский Нижегородский государственный университет  им. Н.И. Лобачевского» </w:t>
      </w:r>
    </w:p>
    <w:p w14:paraId="5E9E9D00" w14:textId="77777777" w:rsidR="004F44F0" w:rsidRPr="0064672D" w:rsidRDefault="004F44F0" w:rsidP="004F44F0">
      <w:pPr>
        <w:pStyle w:val="a3"/>
        <w:spacing w:after="0"/>
        <w:rPr>
          <w:rFonts w:ascii="Times New Roman" w:hAnsi="Times New Roman"/>
          <w:b w:val="0"/>
          <w:color w:val="FF0000"/>
          <w:sz w:val="22"/>
          <w:szCs w:val="22"/>
        </w:rPr>
      </w:pPr>
    </w:p>
    <w:p w14:paraId="05F9DF8C" w14:textId="77777777" w:rsidR="004F44F0" w:rsidRPr="0064672D" w:rsidRDefault="004F44F0" w:rsidP="004F44F0">
      <w:pPr>
        <w:pStyle w:val="a3"/>
        <w:spacing w:after="0"/>
        <w:rPr>
          <w:rFonts w:ascii="Times New Roman" w:hAnsi="Times New Roman"/>
          <w:b w:val="0"/>
          <w:color w:val="FF0000"/>
          <w:sz w:val="22"/>
          <w:szCs w:val="22"/>
        </w:rPr>
      </w:pPr>
      <w:r w:rsidRPr="0064672D">
        <w:rPr>
          <w:rFonts w:ascii="Times New Roman" w:hAnsi="Times New Roman"/>
          <w:b w:val="0"/>
          <w:color w:val="FF0000"/>
          <w:sz w:val="22"/>
          <w:szCs w:val="22"/>
        </w:rPr>
        <w:t>Договор №Д15-11/02 от 02 ноября 2015 года между Заказчиком и ООО «НИАГАРА КОМПЬЮТЕРС»</w:t>
      </w:r>
    </w:p>
    <w:tbl>
      <w:tblPr>
        <w:tblW w:w="5000" w:type="pct"/>
        <w:jc w:val="center"/>
        <w:tblCellSpacing w:w="15" w:type="dxa"/>
        <w:tblCellMar>
          <w:top w:w="15" w:type="dxa"/>
          <w:left w:w="15" w:type="dxa"/>
          <w:bottom w:w="15" w:type="dxa"/>
          <w:right w:w="15" w:type="dxa"/>
        </w:tblCellMar>
        <w:tblLook w:val="0000" w:firstRow="0" w:lastRow="0" w:firstColumn="0" w:lastColumn="0" w:noHBand="0" w:noVBand="0"/>
      </w:tblPr>
      <w:tblGrid>
        <w:gridCol w:w="5108"/>
        <w:gridCol w:w="3227"/>
        <w:gridCol w:w="1960"/>
      </w:tblGrid>
      <w:tr w:rsidR="0064672D" w:rsidRPr="0064672D" w14:paraId="5655FCFD" w14:textId="77777777" w:rsidTr="000A3C4F">
        <w:trPr>
          <w:tblCellSpacing w:w="15" w:type="dxa"/>
          <w:jc w:val="center"/>
        </w:trPr>
        <w:tc>
          <w:tcPr>
            <w:tcW w:w="2488" w:type="pct"/>
          </w:tcPr>
          <w:p w14:paraId="5E01A977" w14:textId="77777777" w:rsidR="004F44F0" w:rsidRPr="0064672D" w:rsidRDefault="004F44F0" w:rsidP="000A3C4F">
            <w:pPr>
              <w:ind w:firstLine="0"/>
              <w:rPr>
                <w:color w:val="FF0000"/>
              </w:rPr>
            </w:pPr>
            <w:r w:rsidRPr="0064672D">
              <w:rPr>
                <w:color w:val="FF0000"/>
              </w:rPr>
              <w:t>Ответственный исполнитель НИР, д. ф.-м. наук</w:t>
            </w:r>
          </w:p>
        </w:tc>
        <w:tc>
          <w:tcPr>
            <w:tcW w:w="1571" w:type="pct"/>
          </w:tcPr>
          <w:p w14:paraId="00CF2F7F" w14:textId="77777777" w:rsidR="004F44F0" w:rsidRPr="0064672D" w:rsidRDefault="004F44F0" w:rsidP="000A3C4F">
            <w:pPr>
              <w:pStyle w:val="zag3"/>
              <w:rPr>
                <w:color w:val="FF0000"/>
              </w:rPr>
            </w:pPr>
            <w:r w:rsidRPr="0064672D">
              <w:rPr>
                <w:rStyle w:val="-"/>
                <w:color w:val="FF0000"/>
              </w:rPr>
              <w:t>_______________________</w:t>
            </w:r>
            <w:r w:rsidRPr="0064672D">
              <w:rPr>
                <w:rStyle w:val="-"/>
                <w:color w:val="FF0000"/>
              </w:rPr>
              <w:br/>
            </w:r>
            <w:r w:rsidRPr="0064672D">
              <w:rPr>
                <w:color w:val="FF0000"/>
              </w:rPr>
              <w:t xml:space="preserve">подпись, дата </w:t>
            </w:r>
          </w:p>
        </w:tc>
        <w:tc>
          <w:tcPr>
            <w:tcW w:w="0" w:type="auto"/>
          </w:tcPr>
          <w:p w14:paraId="275DD8E1" w14:textId="77777777" w:rsidR="004F44F0" w:rsidRPr="0064672D" w:rsidRDefault="004F44F0" w:rsidP="000A3C4F">
            <w:pPr>
              <w:ind w:firstLine="0"/>
              <w:rPr>
                <w:color w:val="FF0000"/>
              </w:rPr>
            </w:pPr>
            <w:r w:rsidRPr="0064672D">
              <w:rPr>
                <w:color w:val="FF0000"/>
              </w:rPr>
              <w:t xml:space="preserve">Г.В. Осипов </w:t>
            </w:r>
          </w:p>
        </w:tc>
      </w:tr>
    </w:tbl>
    <w:p w14:paraId="3BD765AB" w14:textId="77777777" w:rsidR="004F44F0" w:rsidRDefault="004F44F0" w:rsidP="004F44F0">
      <w:pPr>
        <w:pStyle w:val="a3"/>
        <w:spacing w:before="240"/>
        <w:rPr>
          <w:rFonts w:ascii="Times New Roman" w:hAnsi="Times New Roman"/>
          <w:b w:val="0"/>
          <w:lang w:val="en-US"/>
        </w:rPr>
      </w:pPr>
      <w:r w:rsidRPr="0064672D">
        <w:rPr>
          <w:rFonts w:ascii="Times New Roman" w:hAnsi="Times New Roman"/>
          <w:b w:val="0"/>
          <w:color w:val="FF0000"/>
        </w:rPr>
        <w:t>Нижний Новгород 2016</w:t>
      </w:r>
      <w:r w:rsidRPr="0064672D">
        <w:rPr>
          <w:rFonts w:ascii="Times New Roman" w:hAnsi="Times New Roman"/>
          <w:b w:val="0"/>
          <w:color w:val="FF0000"/>
        </w:rPr>
        <w:br w:type="page"/>
      </w:r>
      <w:r w:rsidRPr="00DA4DE9">
        <w:rPr>
          <w:rFonts w:ascii="Times New Roman" w:hAnsi="Times New Roman"/>
          <w:b w:val="0"/>
        </w:rPr>
        <w:lastRenderedPageBreak/>
        <w:t>СПИСОК ИСПОЛНИТЕЛЕЙ</w:t>
      </w:r>
    </w:p>
    <w:p w14:paraId="5164148E" w14:textId="77777777" w:rsidR="004F44F0" w:rsidRDefault="004F44F0" w:rsidP="004F44F0">
      <w:pPr>
        <w:rPr>
          <w:sz w:val="28"/>
        </w:rPr>
      </w:pPr>
    </w:p>
    <w:tbl>
      <w:tblPr>
        <w:tblW w:w="1020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02"/>
        <w:gridCol w:w="3402"/>
        <w:gridCol w:w="3402"/>
      </w:tblGrid>
      <w:tr w:rsidR="004F44F0" w14:paraId="261AA594" w14:textId="77777777" w:rsidTr="000A3C4F">
        <w:tc>
          <w:tcPr>
            <w:tcW w:w="3402" w:type="dxa"/>
            <w:tcBorders>
              <w:right w:val="single" w:sz="4" w:space="0" w:color="auto"/>
            </w:tcBorders>
            <w:vAlign w:val="center"/>
          </w:tcPr>
          <w:p w14:paraId="077577B6" w14:textId="77777777" w:rsidR="004F44F0" w:rsidRPr="008E4E33" w:rsidRDefault="004F44F0" w:rsidP="000A3C4F">
            <w:pPr>
              <w:widowControl w:val="0"/>
              <w:ind w:firstLine="0"/>
              <w:jc w:val="left"/>
            </w:pPr>
            <w:r w:rsidRPr="008E4E33">
              <w:rPr>
                <w:b/>
              </w:rPr>
              <w:t>Руководитель проекта</w:t>
            </w:r>
            <w:r w:rsidRPr="008E4E33">
              <w:t>,</w:t>
            </w:r>
          </w:p>
          <w:p w14:paraId="407E38B7" w14:textId="77777777" w:rsidR="004F44F0" w:rsidRPr="008E4E33" w:rsidRDefault="004F44F0" w:rsidP="000A3C4F">
            <w:pPr>
              <w:widowControl w:val="0"/>
              <w:ind w:firstLine="0"/>
              <w:jc w:val="left"/>
            </w:pPr>
            <w:r w:rsidRPr="008E4E33">
              <w:t>Директор НИИ СКТ ННГУ,</w:t>
            </w:r>
          </w:p>
          <w:p w14:paraId="455295C7" w14:textId="77777777" w:rsidR="004F44F0" w:rsidRPr="008E4E33" w:rsidRDefault="004F44F0" w:rsidP="000A3C4F">
            <w:pPr>
              <w:widowControl w:val="0"/>
              <w:ind w:firstLine="0"/>
              <w:jc w:val="left"/>
            </w:pPr>
            <w:r w:rsidRPr="008E4E33">
              <w:t>Зав.каф. ТУиДС ИИТММ ННГУ (д.ф.-м.н.)</w:t>
            </w:r>
          </w:p>
        </w:tc>
        <w:tc>
          <w:tcPr>
            <w:tcW w:w="3402" w:type="dxa"/>
          </w:tcPr>
          <w:p w14:paraId="0C48D035" w14:textId="77777777" w:rsidR="004F44F0" w:rsidRPr="008E4E33" w:rsidRDefault="004F44F0" w:rsidP="000A3C4F">
            <w:pPr>
              <w:widowControl w:val="0"/>
              <w:ind w:firstLine="0"/>
              <w:jc w:val="left"/>
            </w:pPr>
          </w:p>
        </w:tc>
        <w:tc>
          <w:tcPr>
            <w:tcW w:w="3402" w:type="dxa"/>
            <w:vAlign w:val="center"/>
          </w:tcPr>
          <w:p w14:paraId="60683DB8" w14:textId="77777777" w:rsidR="004F44F0" w:rsidRDefault="004F44F0" w:rsidP="000A3C4F">
            <w:pPr>
              <w:widowControl w:val="0"/>
              <w:ind w:firstLine="0"/>
              <w:jc w:val="left"/>
            </w:pPr>
          </w:p>
          <w:p w14:paraId="1A14AC17" w14:textId="77777777" w:rsidR="004F44F0" w:rsidRPr="008E4E33" w:rsidRDefault="004F44F0" w:rsidP="000A3C4F">
            <w:pPr>
              <w:widowControl w:val="0"/>
              <w:ind w:firstLine="0"/>
              <w:jc w:val="left"/>
            </w:pPr>
            <w:r>
              <w:t xml:space="preserve">Г.В. </w:t>
            </w:r>
            <w:r w:rsidRPr="008E4E33">
              <w:t>Осипов</w:t>
            </w:r>
          </w:p>
        </w:tc>
      </w:tr>
      <w:tr w:rsidR="004F44F0" w14:paraId="5BB9310A" w14:textId="77777777" w:rsidTr="000A3C4F">
        <w:tc>
          <w:tcPr>
            <w:tcW w:w="3402" w:type="dxa"/>
            <w:tcBorders>
              <w:right w:val="single" w:sz="4" w:space="0" w:color="auto"/>
            </w:tcBorders>
            <w:vAlign w:val="center"/>
          </w:tcPr>
          <w:p w14:paraId="674EF395" w14:textId="77777777" w:rsidR="004F44F0" w:rsidRPr="008E4E33" w:rsidRDefault="004F44F0" w:rsidP="000A3C4F">
            <w:pPr>
              <w:widowControl w:val="0"/>
              <w:ind w:firstLine="0"/>
              <w:jc w:val="left"/>
            </w:pPr>
            <w:r w:rsidRPr="008E4E33">
              <w:rPr>
                <w:b/>
              </w:rPr>
              <w:t>Исполнители проекта</w:t>
            </w:r>
            <w:r>
              <w:t>:</w:t>
            </w:r>
          </w:p>
        </w:tc>
        <w:tc>
          <w:tcPr>
            <w:tcW w:w="3402" w:type="dxa"/>
          </w:tcPr>
          <w:p w14:paraId="5AE38CA5" w14:textId="77777777" w:rsidR="004F44F0" w:rsidRPr="008E4E33" w:rsidRDefault="004F44F0" w:rsidP="000A3C4F">
            <w:pPr>
              <w:widowControl w:val="0"/>
              <w:ind w:firstLine="0"/>
              <w:jc w:val="left"/>
            </w:pPr>
          </w:p>
        </w:tc>
        <w:tc>
          <w:tcPr>
            <w:tcW w:w="3402" w:type="dxa"/>
            <w:vAlign w:val="center"/>
          </w:tcPr>
          <w:p w14:paraId="669776E6" w14:textId="77777777" w:rsidR="004F44F0" w:rsidRPr="008E4E33" w:rsidRDefault="004F44F0" w:rsidP="000A3C4F">
            <w:pPr>
              <w:widowControl w:val="0"/>
              <w:ind w:firstLine="0"/>
              <w:jc w:val="left"/>
            </w:pPr>
          </w:p>
        </w:tc>
      </w:tr>
      <w:tr w:rsidR="004F44F0" w14:paraId="46AC3C82" w14:textId="77777777" w:rsidTr="000A3C4F">
        <w:tc>
          <w:tcPr>
            <w:tcW w:w="3402" w:type="dxa"/>
            <w:tcBorders>
              <w:right w:val="single" w:sz="4" w:space="0" w:color="auto"/>
            </w:tcBorders>
            <w:vAlign w:val="center"/>
          </w:tcPr>
          <w:p w14:paraId="6A9B4484" w14:textId="77777777" w:rsidR="004F44F0" w:rsidRPr="008E4E33" w:rsidRDefault="004F44F0" w:rsidP="000A3C4F">
            <w:pPr>
              <w:widowControl w:val="0"/>
              <w:ind w:firstLine="0"/>
              <w:jc w:val="left"/>
            </w:pPr>
            <w:r w:rsidRPr="008E4E33">
              <w:t>Ассистент каф. ТУиДС ИИТММ ННГУ</w:t>
            </w:r>
          </w:p>
        </w:tc>
        <w:tc>
          <w:tcPr>
            <w:tcW w:w="3402" w:type="dxa"/>
          </w:tcPr>
          <w:p w14:paraId="61A06DC4" w14:textId="77777777" w:rsidR="004F44F0" w:rsidRDefault="004F44F0" w:rsidP="000A3C4F">
            <w:pPr>
              <w:widowControl w:val="0"/>
              <w:ind w:firstLine="0"/>
              <w:jc w:val="left"/>
            </w:pPr>
          </w:p>
          <w:p w14:paraId="629FF508" w14:textId="77777777" w:rsidR="004F44F0" w:rsidRDefault="004F44F0" w:rsidP="000A3C4F">
            <w:pPr>
              <w:widowControl w:val="0"/>
              <w:ind w:firstLine="0"/>
              <w:jc w:val="left"/>
            </w:pPr>
            <w:r>
              <w:t>_________________________</w:t>
            </w:r>
          </w:p>
          <w:p w14:paraId="2D882546"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5B0AC173" w14:textId="77777777" w:rsidR="004F44F0" w:rsidRPr="008E4E33" w:rsidRDefault="004F44F0" w:rsidP="000A3C4F">
            <w:pPr>
              <w:widowControl w:val="0"/>
              <w:ind w:firstLine="0"/>
              <w:jc w:val="left"/>
            </w:pPr>
            <w:r>
              <w:t xml:space="preserve">Т.А. </w:t>
            </w:r>
            <w:r w:rsidRPr="008E4E33">
              <w:t>Леванова</w:t>
            </w:r>
          </w:p>
        </w:tc>
      </w:tr>
      <w:tr w:rsidR="004F44F0" w14:paraId="1AC9FFF6" w14:textId="77777777" w:rsidTr="000A3C4F">
        <w:tc>
          <w:tcPr>
            <w:tcW w:w="3402" w:type="dxa"/>
            <w:tcBorders>
              <w:right w:val="single" w:sz="4" w:space="0" w:color="auto"/>
            </w:tcBorders>
            <w:vAlign w:val="center"/>
          </w:tcPr>
          <w:p w14:paraId="589A1800" w14:textId="77777777" w:rsidR="004F44F0" w:rsidRDefault="004F44F0" w:rsidP="000A3C4F">
            <w:pPr>
              <w:widowControl w:val="0"/>
              <w:ind w:firstLine="0"/>
              <w:jc w:val="left"/>
            </w:pPr>
            <w:r w:rsidRPr="008E4E33">
              <w:t>Аспирант 2 г.о. ФСН ННГУ</w:t>
            </w:r>
          </w:p>
          <w:p w14:paraId="2A978A7F" w14:textId="77777777" w:rsidR="004F44F0" w:rsidRPr="008E4E33" w:rsidRDefault="004F44F0" w:rsidP="000A3C4F">
            <w:pPr>
              <w:widowControl w:val="0"/>
              <w:ind w:firstLine="0"/>
              <w:jc w:val="left"/>
            </w:pPr>
          </w:p>
        </w:tc>
        <w:tc>
          <w:tcPr>
            <w:tcW w:w="3402" w:type="dxa"/>
          </w:tcPr>
          <w:p w14:paraId="12A90374" w14:textId="77777777" w:rsidR="004F44F0" w:rsidRDefault="004F44F0" w:rsidP="000A3C4F">
            <w:pPr>
              <w:widowControl w:val="0"/>
              <w:ind w:firstLine="0"/>
              <w:jc w:val="left"/>
            </w:pPr>
          </w:p>
          <w:p w14:paraId="78F64065" w14:textId="77777777" w:rsidR="004F44F0" w:rsidRDefault="004F44F0" w:rsidP="000A3C4F">
            <w:pPr>
              <w:widowControl w:val="0"/>
              <w:ind w:firstLine="0"/>
              <w:jc w:val="left"/>
            </w:pPr>
            <w:r>
              <w:t>_________________________</w:t>
            </w:r>
          </w:p>
          <w:p w14:paraId="1A1158EE"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268D6E37" w14:textId="77777777" w:rsidR="004F44F0" w:rsidRPr="008E4E33" w:rsidRDefault="004F44F0" w:rsidP="000A3C4F">
            <w:pPr>
              <w:widowControl w:val="0"/>
              <w:ind w:firstLine="0"/>
              <w:jc w:val="left"/>
            </w:pPr>
            <w:r>
              <w:t xml:space="preserve">О.В. </w:t>
            </w:r>
            <w:r w:rsidRPr="008E4E33">
              <w:t>Приставченко</w:t>
            </w:r>
          </w:p>
        </w:tc>
      </w:tr>
      <w:tr w:rsidR="004F44F0" w14:paraId="08E4252F" w14:textId="77777777" w:rsidTr="000A3C4F">
        <w:tc>
          <w:tcPr>
            <w:tcW w:w="3402" w:type="dxa"/>
            <w:tcBorders>
              <w:right w:val="single" w:sz="4" w:space="0" w:color="auto"/>
            </w:tcBorders>
            <w:vAlign w:val="center"/>
          </w:tcPr>
          <w:p w14:paraId="526D3AE3" w14:textId="77777777" w:rsidR="004F44F0" w:rsidRPr="008E4E33" w:rsidRDefault="004F44F0" w:rsidP="000A3C4F">
            <w:pPr>
              <w:widowControl w:val="0"/>
              <w:ind w:firstLine="0"/>
              <w:jc w:val="left"/>
            </w:pPr>
            <w:r w:rsidRPr="008E4E33">
              <w:t>Проф. каф. МО ЭВМ  ННГУ (д.т.н., доцент)</w:t>
            </w:r>
          </w:p>
        </w:tc>
        <w:tc>
          <w:tcPr>
            <w:tcW w:w="3402" w:type="dxa"/>
          </w:tcPr>
          <w:p w14:paraId="4378EAFC" w14:textId="77777777" w:rsidR="004F44F0" w:rsidRDefault="004F44F0" w:rsidP="000A3C4F">
            <w:pPr>
              <w:widowControl w:val="0"/>
              <w:ind w:firstLine="0"/>
              <w:jc w:val="left"/>
            </w:pPr>
          </w:p>
          <w:p w14:paraId="10DB9B31" w14:textId="77777777" w:rsidR="004F44F0" w:rsidRDefault="004F44F0" w:rsidP="000A3C4F">
            <w:pPr>
              <w:widowControl w:val="0"/>
              <w:ind w:firstLine="0"/>
              <w:jc w:val="left"/>
            </w:pPr>
            <w:r>
              <w:t>_________________________</w:t>
            </w:r>
          </w:p>
          <w:p w14:paraId="53DD71E1"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71669EB9" w14:textId="77777777" w:rsidR="004F44F0" w:rsidRPr="008E4E33" w:rsidRDefault="004F44F0" w:rsidP="000A3C4F">
            <w:pPr>
              <w:widowControl w:val="0"/>
              <w:ind w:firstLine="0"/>
              <w:jc w:val="left"/>
              <w:rPr>
                <w:color w:val="000000"/>
              </w:rPr>
            </w:pPr>
            <w:r>
              <w:rPr>
                <w:color w:val="000000"/>
              </w:rPr>
              <w:t xml:space="preserve">В.Е. </w:t>
            </w:r>
            <w:r w:rsidRPr="008E4E33">
              <w:rPr>
                <w:color w:val="000000"/>
              </w:rPr>
              <w:t>Турлапов</w:t>
            </w:r>
          </w:p>
        </w:tc>
      </w:tr>
      <w:tr w:rsidR="004F44F0" w14:paraId="138F2B1A" w14:textId="77777777" w:rsidTr="000A3C4F">
        <w:tc>
          <w:tcPr>
            <w:tcW w:w="3402" w:type="dxa"/>
            <w:tcBorders>
              <w:right w:val="single" w:sz="4" w:space="0" w:color="auto"/>
            </w:tcBorders>
            <w:vAlign w:val="center"/>
          </w:tcPr>
          <w:p w14:paraId="337326DC" w14:textId="77777777" w:rsidR="004F44F0" w:rsidRPr="008E4E33" w:rsidRDefault="004F44F0" w:rsidP="000A3C4F">
            <w:pPr>
              <w:widowControl w:val="0"/>
              <w:ind w:firstLine="0"/>
              <w:jc w:val="left"/>
              <w:rPr>
                <w:color w:val="000000"/>
              </w:rPr>
            </w:pPr>
            <w:r w:rsidRPr="008E4E33">
              <w:rPr>
                <w:color w:val="000000"/>
              </w:rPr>
              <w:t>Магистрант 2 г.о. ИИТММ НГНГУ</w:t>
            </w:r>
          </w:p>
          <w:p w14:paraId="63A694E5" w14:textId="77777777" w:rsidR="004F44F0" w:rsidRPr="008E4E33" w:rsidRDefault="004F44F0" w:rsidP="000A3C4F">
            <w:pPr>
              <w:widowControl w:val="0"/>
              <w:ind w:firstLine="0"/>
              <w:jc w:val="left"/>
              <w:rPr>
                <w:color w:val="000000"/>
              </w:rPr>
            </w:pPr>
          </w:p>
        </w:tc>
        <w:tc>
          <w:tcPr>
            <w:tcW w:w="3402" w:type="dxa"/>
          </w:tcPr>
          <w:p w14:paraId="08AB0045" w14:textId="77777777" w:rsidR="004F44F0" w:rsidRDefault="004F44F0" w:rsidP="000A3C4F">
            <w:pPr>
              <w:widowControl w:val="0"/>
              <w:ind w:firstLine="0"/>
              <w:jc w:val="left"/>
            </w:pPr>
          </w:p>
          <w:p w14:paraId="2335F9D6" w14:textId="77777777" w:rsidR="004F44F0" w:rsidRDefault="004F44F0" w:rsidP="000A3C4F">
            <w:pPr>
              <w:widowControl w:val="0"/>
              <w:ind w:firstLine="0"/>
              <w:jc w:val="left"/>
            </w:pPr>
            <w:r>
              <w:t>_________________________</w:t>
            </w:r>
          </w:p>
          <w:p w14:paraId="68BE4501"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666A3564" w14:textId="77777777" w:rsidR="004F44F0" w:rsidRPr="008E4E33" w:rsidRDefault="004F44F0" w:rsidP="000A3C4F">
            <w:pPr>
              <w:widowControl w:val="0"/>
              <w:ind w:firstLine="0"/>
              <w:jc w:val="left"/>
              <w:rPr>
                <w:color w:val="000000"/>
              </w:rPr>
            </w:pPr>
            <w:r>
              <w:rPr>
                <w:color w:val="000000"/>
              </w:rPr>
              <w:t xml:space="preserve">Е.П. </w:t>
            </w:r>
            <w:r w:rsidRPr="008E4E33">
              <w:rPr>
                <w:color w:val="000000"/>
              </w:rPr>
              <w:t>Васильев</w:t>
            </w:r>
          </w:p>
        </w:tc>
      </w:tr>
      <w:tr w:rsidR="004F44F0" w14:paraId="0BD234BD" w14:textId="77777777" w:rsidTr="000A3C4F">
        <w:tc>
          <w:tcPr>
            <w:tcW w:w="3402" w:type="dxa"/>
            <w:tcBorders>
              <w:right w:val="single" w:sz="4" w:space="0" w:color="auto"/>
            </w:tcBorders>
            <w:vAlign w:val="center"/>
          </w:tcPr>
          <w:p w14:paraId="76753BE4" w14:textId="77777777" w:rsidR="004F44F0" w:rsidRPr="008E4E33" w:rsidRDefault="004F44F0" w:rsidP="000A3C4F">
            <w:pPr>
              <w:widowControl w:val="0"/>
              <w:ind w:firstLine="0"/>
              <w:jc w:val="left"/>
              <w:rPr>
                <w:color w:val="000000"/>
              </w:rPr>
            </w:pPr>
            <w:r w:rsidRPr="008E4E33">
              <w:rPr>
                <w:color w:val="000000"/>
              </w:rPr>
              <w:t>Программист 1.кат каф. МОСТ ИТММ</w:t>
            </w:r>
          </w:p>
        </w:tc>
        <w:tc>
          <w:tcPr>
            <w:tcW w:w="3402" w:type="dxa"/>
          </w:tcPr>
          <w:p w14:paraId="0A87838E" w14:textId="77777777" w:rsidR="004F44F0" w:rsidRDefault="004F44F0" w:rsidP="000A3C4F">
            <w:pPr>
              <w:widowControl w:val="0"/>
              <w:ind w:firstLine="0"/>
              <w:jc w:val="left"/>
            </w:pPr>
          </w:p>
          <w:p w14:paraId="0BCE9D74" w14:textId="77777777" w:rsidR="004F44F0" w:rsidRDefault="004F44F0" w:rsidP="000A3C4F">
            <w:pPr>
              <w:widowControl w:val="0"/>
              <w:ind w:firstLine="0"/>
              <w:jc w:val="left"/>
            </w:pPr>
            <w:r>
              <w:t>_________________________</w:t>
            </w:r>
          </w:p>
          <w:p w14:paraId="107B2DD4"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6099EAD1" w14:textId="77777777" w:rsidR="004F44F0" w:rsidRPr="008E4E33" w:rsidRDefault="004F44F0" w:rsidP="000A3C4F">
            <w:pPr>
              <w:widowControl w:val="0"/>
              <w:ind w:firstLine="0"/>
              <w:jc w:val="left"/>
              <w:rPr>
                <w:color w:val="000000"/>
              </w:rPr>
            </w:pPr>
            <w:r>
              <w:rPr>
                <w:color w:val="000000"/>
              </w:rPr>
              <w:t xml:space="preserve">А.А. </w:t>
            </w:r>
            <w:r w:rsidRPr="008E4E33">
              <w:rPr>
                <w:color w:val="000000"/>
              </w:rPr>
              <w:t>Белокаменская</w:t>
            </w:r>
          </w:p>
        </w:tc>
      </w:tr>
      <w:tr w:rsidR="004F44F0" w14:paraId="45E68EC0" w14:textId="77777777" w:rsidTr="000A3C4F">
        <w:tc>
          <w:tcPr>
            <w:tcW w:w="3402" w:type="dxa"/>
            <w:tcBorders>
              <w:right w:val="single" w:sz="4" w:space="0" w:color="auto"/>
            </w:tcBorders>
            <w:vAlign w:val="center"/>
          </w:tcPr>
          <w:p w14:paraId="1A3DDDDA" w14:textId="77777777" w:rsidR="004F44F0" w:rsidRPr="008E4E33" w:rsidRDefault="004F44F0" w:rsidP="000A3C4F">
            <w:pPr>
              <w:widowControl w:val="0"/>
              <w:ind w:firstLine="0"/>
              <w:jc w:val="left"/>
              <w:rPr>
                <w:color w:val="000000"/>
              </w:rPr>
            </w:pPr>
            <w:r w:rsidRPr="008E4E33">
              <w:rPr>
                <w:color w:val="000000"/>
              </w:rPr>
              <w:t>Аспирант 2 года каф. МОСТ ИИТММ ННГУ</w:t>
            </w:r>
          </w:p>
        </w:tc>
        <w:tc>
          <w:tcPr>
            <w:tcW w:w="3402" w:type="dxa"/>
          </w:tcPr>
          <w:p w14:paraId="5274A798" w14:textId="77777777" w:rsidR="004F44F0" w:rsidRDefault="004F44F0" w:rsidP="000A3C4F">
            <w:pPr>
              <w:widowControl w:val="0"/>
              <w:ind w:firstLine="0"/>
              <w:jc w:val="left"/>
            </w:pPr>
          </w:p>
          <w:p w14:paraId="604E6349" w14:textId="77777777" w:rsidR="004F44F0" w:rsidRDefault="004F44F0" w:rsidP="000A3C4F">
            <w:pPr>
              <w:widowControl w:val="0"/>
              <w:ind w:firstLine="0"/>
              <w:jc w:val="left"/>
            </w:pPr>
            <w:r>
              <w:t>_________________________</w:t>
            </w:r>
          </w:p>
          <w:p w14:paraId="3A43C508"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54EA91C1" w14:textId="77777777" w:rsidR="004F44F0" w:rsidRPr="008E4E33" w:rsidRDefault="004F44F0" w:rsidP="000A3C4F">
            <w:pPr>
              <w:widowControl w:val="0"/>
              <w:ind w:firstLine="0"/>
              <w:jc w:val="left"/>
              <w:rPr>
                <w:color w:val="000000"/>
              </w:rPr>
            </w:pPr>
            <w:r>
              <w:rPr>
                <w:color w:val="000000"/>
              </w:rPr>
              <w:t xml:space="preserve">С.А. </w:t>
            </w:r>
            <w:r w:rsidRPr="008E4E33">
              <w:rPr>
                <w:color w:val="000000"/>
              </w:rPr>
              <w:t>Носова</w:t>
            </w:r>
          </w:p>
        </w:tc>
      </w:tr>
      <w:tr w:rsidR="004F44F0" w14:paraId="4490FB61" w14:textId="77777777" w:rsidTr="000A3C4F">
        <w:tc>
          <w:tcPr>
            <w:tcW w:w="3402" w:type="dxa"/>
            <w:tcBorders>
              <w:right w:val="single" w:sz="4" w:space="0" w:color="auto"/>
            </w:tcBorders>
            <w:vAlign w:val="center"/>
          </w:tcPr>
          <w:p w14:paraId="38FF3C55" w14:textId="77777777" w:rsidR="004F44F0" w:rsidRPr="008E4E33" w:rsidRDefault="004F44F0" w:rsidP="000A3C4F">
            <w:pPr>
              <w:widowControl w:val="0"/>
              <w:ind w:firstLine="0"/>
              <w:jc w:val="left"/>
              <w:rPr>
                <w:color w:val="000000"/>
              </w:rPr>
            </w:pPr>
            <w:r w:rsidRPr="008E4E33">
              <w:rPr>
                <w:color w:val="000000"/>
              </w:rPr>
              <w:t>Аспирант 2 года</w:t>
            </w:r>
          </w:p>
        </w:tc>
        <w:tc>
          <w:tcPr>
            <w:tcW w:w="3402" w:type="dxa"/>
          </w:tcPr>
          <w:p w14:paraId="32BA67E4" w14:textId="77777777" w:rsidR="004F44F0" w:rsidRDefault="004F44F0" w:rsidP="000A3C4F">
            <w:pPr>
              <w:widowControl w:val="0"/>
              <w:ind w:firstLine="0"/>
              <w:jc w:val="left"/>
            </w:pPr>
          </w:p>
          <w:p w14:paraId="34305598" w14:textId="77777777" w:rsidR="004F44F0" w:rsidRDefault="004F44F0" w:rsidP="000A3C4F">
            <w:pPr>
              <w:widowControl w:val="0"/>
              <w:ind w:firstLine="0"/>
              <w:jc w:val="left"/>
            </w:pPr>
            <w:r>
              <w:t>_________________________</w:t>
            </w:r>
          </w:p>
          <w:p w14:paraId="3D5071CC"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522A872F" w14:textId="77777777" w:rsidR="004F44F0" w:rsidRPr="008E4E33" w:rsidRDefault="004F44F0" w:rsidP="000A3C4F">
            <w:pPr>
              <w:widowControl w:val="0"/>
              <w:ind w:firstLine="0"/>
              <w:jc w:val="left"/>
              <w:rPr>
                <w:color w:val="000000"/>
              </w:rPr>
            </w:pPr>
            <w:r>
              <w:rPr>
                <w:color w:val="000000"/>
              </w:rPr>
              <w:t xml:space="preserve">М.М. </w:t>
            </w:r>
            <w:r w:rsidRPr="008E4E33">
              <w:rPr>
                <w:color w:val="000000"/>
              </w:rPr>
              <w:t>Новожилов</w:t>
            </w:r>
          </w:p>
        </w:tc>
      </w:tr>
      <w:tr w:rsidR="004F44F0" w14:paraId="4CE16DBB" w14:textId="77777777" w:rsidTr="000A3C4F">
        <w:tc>
          <w:tcPr>
            <w:tcW w:w="3402" w:type="dxa"/>
            <w:tcBorders>
              <w:right w:val="single" w:sz="4" w:space="0" w:color="auto"/>
            </w:tcBorders>
            <w:vAlign w:val="center"/>
          </w:tcPr>
          <w:p w14:paraId="090881E5" w14:textId="77777777" w:rsidR="004F44F0" w:rsidRPr="008E4E33" w:rsidRDefault="004F44F0" w:rsidP="000A3C4F">
            <w:pPr>
              <w:widowControl w:val="0"/>
              <w:ind w:firstLine="0"/>
              <w:jc w:val="left"/>
              <w:rPr>
                <w:color w:val="000000"/>
              </w:rPr>
            </w:pPr>
            <w:r w:rsidRPr="008E4E33">
              <w:rPr>
                <w:color w:val="000000"/>
              </w:rPr>
              <w:t>Программист ООО «Датавижн НН»</w:t>
            </w:r>
          </w:p>
        </w:tc>
        <w:tc>
          <w:tcPr>
            <w:tcW w:w="3402" w:type="dxa"/>
          </w:tcPr>
          <w:p w14:paraId="266BF6E0" w14:textId="77777777" w:rsidR="004F44F0" w:rsidRDefault="004F44F0" w:rsidP="000A3C4F">
            <w:pPr>
              <w:widowControl w:val="0"/>
              <w:ind w:firstLine="0"/>
              <w:jc w:val="left"/>
            </w:pPr>
          </w:p>
          <w:p w14:paraId="16EAAA32" w14:textId="77777777" w:rsidR="004F44F0" w:rsidRDefault="004F44F0" w:rsidP="000A3C4F">
            <w:pPr>
              <w:widowControl w:val="0"/>
              <w:ind w:firstLine="0"/>
              <w:jc w:val="left"/>
            </w:pPr>
            <w:r>
              <w:t>_________________________</w:t>
            </w:r>
          </w:p>
          <w:p w14:paraId="43900A31"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07E3E554" w14:textId="77777777" w:rsidR="004F44F0" w:rsidRPr="008E4E33" w:rsidRDefault="004F44F0" w:rsidP="000A3C4F">
            <w:pPr>
              <w:widowControl w:val="0"/>
              <w:ind w:firstLine="0"/>
              <w:jc w:val="left"/>
              <w:rPr>
                <w:color w:val="000000"/>
              </w:rPr>
            </w:pPr>
            <w:r>
              <w:rPr>
                <w:color w:val="000000"/>
              </w:rPr>
              <w:t xml:space="preserve">А.С. </w:t>
            </w:r>
            <w:r w:rsidRPr="008E4E33">
              <w:rPr>
                <w:color w:val="000000"/>
              </w:rPr>
              <w:t>Малышев</w:t>
            </w:r>
          </w:p>
        </w:tc>
      </w:tr>
      <w:tr w:rsidR="004F44F0" w14:paraId="16694F75" w14:textId="77777777" w:rsidTr="000A3C4F">
        <w:tc>
          <w:tcPr>
            <w:tcW w:w="3402" w:type="dxa"/>
            <w:tcBorders>
              <w:right w:val="single" w:sz="4" w:space="0" w:color="auto"/>
            </w:tcBorders>
            <w:vAlign w:val="center"/>
          </w:tcPr>
          <w:p w14:paraId="7F3B6AD5" w14:textId="77777777" w:rsidR="004F44F0" w:rsidRPr="008E4E33" w:rsidRDefault="004F44F0" w:rsidP="000A3C4F">
            <w:pPr>
              <w:widowControl w:val="0"/>
              <w:ind w:firstLine="0"/>
              <w:jc w:val="left"/>
              <w:rPr>
                <w:color w:val="000000"/>
              </w:rPr>
            </w:pPr>
            <w:r w:rsidRPr="008E4E33">
              <w:rPr>
                <w:color w:val="000000"/>
              </w:rPr>
              <w:t>Студент 3 курса очного отделения ИИТММ</w:t>
            </w:r>
          </w:p>
        </w:tc>
        <w:tc>
          <w:tcPr>
            <w:tcW w:w="3402" w:type="dxa"/>
          </w:tcPr>
          <w:p w14:paraId="257E6DA8" w14:textId="77777777" w:rsidR="004F44F0" w:rsidRDefault="004F44F0" w:rsidP="000A3C4F">
            <w:pPr>
              <w:widowControl w:val="0"/>
              <w:ind w:firstLine="0"/>
              <w:jc w:val="left"/>
            </w:pPr>
          </w:p>
          <w:p w14:paraId="7E419EAB" w14:textId="77777777" w:rsidR="004F44F0" w:rsidRDefault="004F44F0" w:rsidP="000A3C4F">
            <w:pPr>
              <w:widowControl w:val="0"/>
              <w:ind w:firstLine="0"/>
              <w:jc w:val="left"/>
            </w:pPr>
            <w:r>
              <w:t>_________________________</w:t>
            </w:r>
          </w:p>
          <w:p w14:paraId="367101C1"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285D17DD" w14:textId="77777777" w:rsidR="004F44F0" w:rsidRPr="008E4E33" w:rsidRDefault="004F44F0" w:rsidP="000A3C4F">
            <w:pPr>
              <w:widowControl w:val="0"/>
              <w:ind w:firstLine="0"/>
              <w:jc w:val="left"/>
              <w:rPr>
                <w:color w:val="000000"/>
              </w:rPr>
            </w:pPr>
            <w:r>
              <w:rPr>
                <w:color w:val="000000"/>
              </w:rPr>
              <w:t xml:space="preserve">М.В. </w:t>
            </w:r>
            <w:r w:rsidRPr="008E4E33">
              <w:rPr>
                <w:color w:val="000000"/>
              </w:rPr>
              <w:t>Подчищаева</w:t>
            </w:r>
          </w:p>
        </w:tc>
      </w:tr>
      <w:tr w:rsidR="004F44F0" w14:paraId="10531E9F" w14:textId="77777777" w:rsidTr="000A3C4F">
        <w:tc>
          <w:tcPr>
            <w:tcW w:w="3402" w:type="dxa"/>
            <w:tcBorders>
              <w:right w:val="single" w:sz="4" w:space="0" w:color="auto"/>
            </w:tcBorders>
            <w:vAlign w:val="center"/>
          </w:tcPr>
          <w:p w14:paraId="6119EAA2" w14:textId="77777777" w:rsidR="004F44F0" w:rsidRPr="008E4E33" w:rsidRDefault="004F44F0" w:rsidP="000A3C4F">
            <w:pPr>
              <w:widowControl w:val="0"/>
              <w:ind w:firstLine="0"/>
              <w:jc w:val="left"/>
              <w:rPr>
                <w:color w:val="000000"/>
              </w:rPr>
            </w:pPr>
            <w:r w:rsidRPr="008E4E33">
              <w:rPr>
                <w:color w:val="000000"/>
              </w:rPr>
              <w:lastRenderedPageBreak/>
              <w:t>Студент 2 курса очного отделения ИИТММ</w:t>
            </w:r>
          </w:p>
        </w:tc>
        <w:tc>
          <w:tcPr>
            <w:tcW w:w="3402" w:type="dxa"/>
          </w:tcPr>
          <w:p w14:paraId="3A4B2C5B" w14:textId="77777777" w:rsidR="004F44F0" w:rsidRDefault="004F44F0" w:rsidP="000A3C4F">
            <w:pPr>
              <w:widowControl w:val="0"/>
              <w:ind w:firstLine="0"/>
              <w:jc w:val="left"/>
            </w:pPr>
          </w:p>
          <w:p w14:paraId="70F18149" w14:textId="77777777" w:rsidR="004F44F0" w:rsidRDefault="004F44F0" w:rsidP="000A3C4F">
            <w:pPr>
              <w:widowControl w:val="0"/>
              <w:ind w:firstLine="0"/>
              <w:jc w:val="left"/>
            </w:pPr>
            <w:r>
              <w:t>_________________________</w:t>
            </w:r>
          </w:p>
          <w:p w14:paraId="7BF9D2BD"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3A169B5D" w14:textId="77777777" w:rsidR="004F44F0" w:rsidRPr="008E4E33" w:rsidRDefault="004F44F0" w:rsidP="000A3C4F">
            <w:pPr>
              <w:widowControl w:val="0"/>
              <w:ind w:firstLine="0"/>
              <w:jc w:val="left"/>
              <w:rPr>
                <w:color w:val="000000"/>
              </w:rPr>
            </w:pPr>
            <w:r>
              <w:rPr>
                <w:color w:val="000000"/>
              </w:rPr>
              <w:t xml:space="preserve">И.Д. </w:t>
            </w:r>
            <w:r w:rsidRPr="008E4E33">
              <w:rPr>
                <w:color w:val="000000"/>
              </w:rPr>
              <w:t>Кучков</w:t>
            </w:r>
          </w:p>
        </w:tc>
      </w:tr>
      <w:tr w:rsidR="004F44F0" w14:paraId="098E7C3B" w14:textId="77777777" w:rsidTr="000A3C4F">
        <w:tc>
          <w:tcPr>
            <w:tcW w:w="3402" w:type="dxa"/>
            <w:tcBorders>
              <w:right w:val="single" w:sz="4" w:space="0" w:color="auto"/>
            </w:tcBorders>
            <w:vAlign w:val="center"/>
          </w:tcPr>
          <w:p w14:paraId="5FCA7973" w14:textId="77777777" w:rsidR="004F44F0" w:rsidRPr="008E4E33" w:rsidRDefault="004F44F0" w:rsidP="000A3C4F">
            <w:pPr>
              <w:widowControl w:val="0"/>
              <w:ind w:firstLine="0"/>
              <w:jc w:val="left"/>
              <w:rPr>
                <w:color w:val="000000"/>
              </w:rPr>
            </w:pPr>
            <w:r w:rsidRPr="008E4E33">
              <w:rPr>
                <w:color w:val="000000"/>
              </w:rPr>
              <w:t>Студент 2 курса очного отделения ИИТММ</w:t>
            </w:r>
          </w:p>
        </w:tc>
        <w:tc>
          <w:tcPr>
            <w:tcW w:w="3402" w:type="dxa"/>
          </w:tcPr>
          <w:p w14:paraId="75A219C0" w14:textId="77777777" w:rsidR="004F44F0" w:rsidRDefault="004F44F0" w:rsidP="000A3C4F">
            <w:pPr>
              <w:widowControl w:val="0"/>
              <w:ind w:firstLine="0"/>
              <w:jc w:val="left"/>
            </w:pPr>
          </w:p>
          <w:p w14:paraId="66C2C6F2" w14:textId="77777777" w:rsidR="004F44F0" w:rsidRDefault="004F44F0" w:rsidP="000A3C4F">
            <w:pPr>
              <w:widowControl w:val="0"/>
              <w:ind w:firstLine="0"/>
              <w:jc w:val="left"/>
            </w:pPr>
            <w:r>
              <w:t>_________________________</w:t>
            </w:r>
          </w:p>
          <w:p w14:paraId="595716D7"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7D1429A4" w14:textId="77777777" w:rsidR="004F44F0" w:rsidRPr="008E4E33" w:rsidRDefault="004F44F0" w:rsidP="000A3C4F">
            <w:pPr>
              <w:widowControl w:val="0"/>
              <w:ind w:firstLine="0"/>
              <w:jc w:val="left"/>
              <w:rPr>
                <w:color w:val="000000"/>
              </w:rPr>
            </w:pPr>
            <w:r>
              <w:rPr>
                <w:color w:val="000000"/>
              </w:rPr>
              <w:t xml:space="preserve">М.А. </w:t>
            </w:r>
            <w:r w:rsidRPr="008E4E33">
              <w:rPr>
                <w:color w:val="000000"/>
              </w:rPr>
              <w:t>Доронин</w:t>
            </w:r>
          </w:p>
        </w:tc>
      </w:tr>
      <w:tr w:rsidR="004F44F0" w14:paraId="62E81DC9" w14:textId="77777777" w:rsidTr="000A3C4F">
        <w:tc>
          <w:tcPr>
            <w:tcW w:w="3402" w:type="dxa"/>
            <w:tcBorders>
              <w:right w:val="single" w:sz="4" w:space="0" w:color="auto"/>
            </w:tcBorders>
            <w:vAlign w:val="center"/>
          </w:tcPr>
          <w:p w14:paraId="3A409C74" w14:textId="77777777" w:rsidR="004F44F0" w:rsidRPr="008E4E33" w:rsidRDefault="004F44F0" w:rsidP="000A3C4F">
            <w:pPr>
              <w:widowControl w:val="0"/>
              <w:ind w:firstLine="0"/>
              <w:jc w:val="left"/>
              <w:rPr>
                <w:color w:val="000000"/>
              </w:rPr>
            </w:pPr>
            <w:r w:rsidRPr="008E4E33">
              <w:rPr>
                <w:color w:val="000000"/>
              </w:rPr>
              <w:t>Студент 3 курса очного отделения ИИТММ</w:t>
            </w:r>
          </w:p>
        </w:tc>
        <w:tc>
          <w:tcPr>
            <w:tcW w:w="3402" w:type="dxa"/>
          </w:tcPr>
          <w:p w14:paraId="5BBEF0BF" w14:textId="77777777" w:rsidR="004F44F0" w:rsidRDefault="004F44F0" w:rsidP="000A3C4F">
            <w:pPr>
              <w:widowControl w:val="0"/>
              <w:ind w:firstLine="0"/>
              <w:jc w:val="left"/>
            </w:pPr>
          </w:p>
          <w:p w14:paraId="4726AAB9" w14:textId="77777777" w:rsidR="004F44F0" w:rsidRDefault="004F44F0" w:rsidP="000A3C4F">
            <w:pPr>
              <w:widowControl w:val="0"/>
              <w:ind w:firstLine="0"/>
              <w:jc w:val="left"/>
            </w:pPr>
            <w:r>
              <w:t>_________________________</w:t>
            </w:r>
          </w:p>
          <w:p w14:paraId="31706528"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3FE5833A" w14:textId="77777777" w:rsidR="004F44F0" w:rsidRPr="008E4E33" w:rsidRDefault="004F44F0" w:rsidP="000A3C4F">
            <w:pPr>
              <w:widowControl w:val="0"/>
              <w:ind w:firstLine="0"/>
              <w:jc w:val="left"/>
              <w:rPr>
                <w:color w:val="000000"/>
              </w:rPr>
            </w:pPr>
            <w:r>
              <w:rPr>
                <w:color w:val="000000"/>
              </w:rPr>
              <w:t xml:space="preserve">И.В. </w:t>
            </w:r>
            <w:r w:rsidRPr="008E4E33">
              <w:rPr>
                <w:color w:val="000000"/>
              </w:rPr>
              <w:t>Храмов</w:t>
            </w:r>
          </w:p>
        </w:tc>
      </w:tr>
      <w:tr w:rsidR="004F44F0" w14:paraId="4F3BFFE9" w14:textId="77777777" w:rsidTr="000A3C4F">
        <w:trPr>
          <w:trHeight w:val="801"/>
        </w:trPr>
        <w:tc>
          <w:tcPr>
            <w:tcW w:w="3402" w:type="dxa"/>
            <w:tcBorders>
              <w:right w:val="single" w:sz="4" w:space="0" w:color="auto"/>
            </w:tcBorders>
            <w:vAlign w:val="center"/>
          </w:tcPr>
          <w:p w14:paraId="7DCBA06D" w14:textId="77777777" w:rsidR="004F44F0" w:rsidRPr="008E4E33" w:rsidRDefault="004F44F0" w:rsidP="000A3C4F">
            <w:pPr>
              <w:widowControl w:val="0"/>
              <w:ind w:firstLine="0"/>
              <w:jc w:val="left"/>
              <w:rPr>
                <w:color w:val="000000"/>
              </w:rPr>
            </w:pPr>
            <w:r w:rsidRPr="008E4E33">
              <w:rPr>
                <w:color w:val="000000"/>
              </w:rPr>
              <w:t>Студент 4 курса очного отделения ИИТММ</w:t>
            </w:r>
          </w:p>
        </w:tc>
        <w:tc>
          <w:tcPr>
            <w:tcW w:w="3402" w:type="dxa"/>
          </w:tcPr>
          <w:p w14:paraId="07D671D5" w14:textId="77777777" w:rsidR="004F44F0" w:rsidRDefault="004F44F0" w:rsidP="000A3C4F">
            <w:pPr>
              <w:widowControl w:val="0"/>
              <w:ind w:firstLine="0"/>
              <w:jc w:val="left"/>
            </w:pPr>
          </w:p>
          <w:p w14:paraId="48D9B226" w14:textId="77777777" w:rsidR="004F44F0" w:rsidRDefault="004F44F0" w:rsidP="000A3C4F">
            <w:pPr>
              <w:widowControl w:val="0"/>
              <w:ind w:firstLine="0"/>
              <w:jc w:val="left"/>
            </w:pPr>
            <w:r>
              <w:t>_________________________</w:t>
            </w:r>
          </w:p>
          <w:p w14:paraId="6294375E"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6B1CE9A3" w14:textId="77777777" w:rsidR="004F44F0" w:rsidRPr="008E4E33" w:rsidRDefault="004F44F0" w:rsidP="000A3C4F">
            <w:pPr>
              <w:widowControl w:val="0"/>
              <w:ind w:firstLine="0"/>
              <w:jc w:val="left"/>
              <w:rPr>
                <w:color w:val="000000"/>
              </w:rPr>
            </w:pPr>
            <w:r>
              <w:rPr>
                <w:color w:val="000000"/>
              </w:rPr>
              <w:t xml:space="preserve">А.А. </w:t>
            </w:r>
            <w:r w:rsidRPr="008E4E33">
              <w:rPr>
                <w:color w:val="000000"/>
              </w:rPr>
              <w:t>Рыбаков</w:t>
            </w:r>
          </w:p>
        </w:tc>
      </w:tr>
      <w:tr w:rsidR="004F44F0" w14:paraId="4C395E8B" w14:textId="77777777" w:rsidTr="000A3C4F">
        <w:tc>
          <w:tcPr>
            <w:tcW w:w="3402" w:type="dxa"/>
            <w:tcBorders>
              <w:right w:val="single" w:sz="4" w:space="0" w:color="auto"/>
            </w:tcBorders>
            <w:vAlign w:val="center"/>
          </w:tcPr>
          <w:p w14:paraId="4BD5647C" w14:textId="77777777" w:rsidR="004F44F0" w:rsidRPr="008E4E33" w:rsidRDefault="004F44F0" w:rsidP="000A3C4F">
            <w:pPr>
              <w:widowControl w:val="0"/>
              <w:ind w:firstLine="0"/>
              <w:jc w:val="left"/>
            </w:pPr>
            <w:r w:rsidRPr="008E4E33">
              <w:t>Проф. каф. АГДМ ИИТММ (д.ф.-м.н., доцент)</w:t>
            </w:r>
          </w:p>
        </w:tc>
        <w:tc>
          <w:tcPr>
            <w:tcW w:w="3402" w:type="dxa"/>
          </w:tcPr>
          <w:p w14:paraId="547CD6E4" w14:textId="77777777" w:rsidR="004F44F0" w:rsidRDefault="004F44F0" w:rsidP="000A3C4F">
            <w:pPr>
              <w:widowControl w:val="0"/>
              <w:ind w:firstLine="0"/>
              <w:jc w:val="left"/>
            </w:pPr>
          </w:p>
          <w:p w14:paraId="544CCD9B" w14:textId="77777777" w:rsidR="004F44F0" w:rsidRDefault="004F44F0" w:rsidP="000A3C4F">
            <w:pPr>
              <w:widowControl w:val="0"/>
              <w:ind w:firstLine="0"/>
              <w:jc w:val="left"/>
            </w:pPr>
            <w:r>
              <w:t>_________________________</w:t>
            </w:r>
          </w:p>
          <w:p w14:paraId="217898E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2A8F082D" w14:textId="77777777" w:rsidR="004F44F0" w:rsidRPr="008E4E33" w:rsidRDefault="004F44F0" w:rsidP="000A3C4F">
            <w:pPr>
              <w:widowControl w:val="0"/>
              <w:ind w:firstLine="0"/>
              <w:jc w:val="left"/>
            </w:pPr>
            <w:r>
              <w:t xml:space="preserve">Н.Ю. </w:t>
            </w:r>
            <w:r w:rsidRPr="008E4E33">
              <w:t>Золотых</w:t>
            </w:r>
          </w:p>
        </w:tc>
      </w:tr>
      <w:tr w:rsidR="004F44F0" w14:paraId="7ABB16D0" w14:textId="77777777" w:rsidTr="000A3C4F">
        <w:tc>
          <w:tcPr>
            <w:tcW w:w="3402" w:type="dxa"/>
            <w:tcBorders>
              <w:right w:val="single" w:sz="4" w:space="0" w:color="auto"/>
            </w:tcBorders>
            <w:vAlign w:val="center"/>
          </w:tcPr>
          <w:p w14:paraId="4FECDD2D" w14:textId="77777777" w:rsidR="004F44F0" w:rsidRPr="008E4E33" w:rsidRDefault="004F44F0" w:rsidP="000A3C4F">
            <w:pPr>
              <w:widowControl w:val="0"/>
              <w:ind w:firstLine="0"/>
              <w:jc w:val="left"/>
            </w:pPr>
            <w:r w:rsidRPr="008E4E33">
              <w:t>В.н.с. каф. прикладной математики ИИТММ</w:t>
            </w:r>
          </w:p>
          <w:p w14:paraId="4CEDE9A7" w14:textId="77777777" w:rsidR="004F44F0" w:rsidRPr="008E4E33" w:rsidRDefault="004F44F0" w:rsidP="000A3C4F">
            <w:pPr>
              <w:widowControl w:val="0"/>
              <w:ind w:firstLine="0"/>
              <w:jc w:val="left"/>
            </w:pPr>
            <w:r w:rsidRPr="008E4E33">
              <w:t>(д.ф.-м.н.)</w:t>
            </w:r>
          </w:p>
        </w:tc>
        <w:tc>
          <w:tcPr>
            <w:tcW w:w="3402" w:type="dxa"/>
          </w:tcPr>
          <w:p w14:paraId="5E29917E" w14:textId="77777777" w:rsidR="004F44F0" w:rsidRDefault="004F44F0" w:rsidP="000A3C4F">
            <w:pPr>
              <w:widowControl w:val="0"/>
              <w:ind w:firstLine="0"/>
              <w:jc w:val="left"/>
            </w:pPr>
          </w:p>
          <w:p w14:paraId="7BBF8934" w14:textId="77777777" w:rsidR="004F44F0" w:rsidRDefault="004F44F0" w:rsidP="000A3C4F">
            <w:pPr>
              <w:widowControl w:val="0"/>
              <w:ind w:firstLine="0"/>
              <w:jc w:val="left"/>
            </w:pPr>
            <w:r>
              <w:t>_________________________</w:t>
            </w:r>
          </w:p>
          <w:p w14:paraId="7DFF8872"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4F2287A8" w14:textId="77777777" w:rsidR="004F44F0" w:rsidRPr="008E4E33" w:rsidRDefault="004F44F0" w:rsidP="000A3C4F">
            <w:pPr>
              <w:widowControl w:val="0"/>
              <w:ind w:firstLine="0"/>
              <w:jc w:val="left"/>
            </w:pPr>
            <w:r>
              <w:t xml:space="preserve">М.В. </w:t>
            </w:r>
            <w:r w:rsidRPr="008E4E33">
              <w:t>Иванченко</w:t>
            </w:r>
          </w:p>
        </w:tc>
      </w:tr>
      <w:tr w:rsidR="004F44F0" w14:paraId="50643B4F" w14:textId="77777777" w:rsidTr="000A3C4F">
        <w:tc>
          <w:tcPr>
            <w:tcW w:w="3402" w:type="dxa"/>
            <w:tcBorders>
              <w:right w:val="single" w:sz="4" w:space="0" w:color="auto"/>
            </w:tcBorders>
            <w:vAlign w:val="center"/>
          </w:tcPr>
          <w:p w14:paraId="76672125" w14:textId="77777777" w:rsidR="004F44F0" w:rsidRPr="008E4E33" w:rsidRDefault="004F44F0" w:rsidP="000A3C4F">
            <w:pPr>
              <w:widowControl w:val="0"/>
              <w:ind w:firstLine="0"/>
              <w:jc w:val="left"/>
            </w:pPr>
            <w:r w:rsidRPr="008E4E33">
              <w:t>Проф. каф. математики Университетского колледжа Лондона (к.ф.-м.н.)</w:t>
            </w:r>
          </w:p>
        </w:tc>
        <w:tc>
          <w:tcPr>
            <w:tcW w:w="3402" w:type="dxa"/>
          </w:tcPr>
          <w:p w14:paraId="6D6F84BF" w14:textId="77777777" w:rsidR="004F44F0" w:rsidRDefault="004F44F0" w:rsidP="000A3C4F">
            <w:pPr>
              <w:widowControl w:val="0"/>
              <w:ind w:firstLine="0"/>
              <w:jc w:val="left"/>
            </w:pPr>
          </w:p>
          <w:p w14:paraId="6A447A69" w14:textId="77777777" w:rsidR="004F44F0" w:rsidRDefault="004F44F0" w:rsidP="000A3C4F">
            <w:pPr>
              <w:widowControl w:val="0"/>
              <w:ind w:firstLine="0"/>
              <w:jc w:val="left"/>
            </w:pPr>
            <w:r>
              <w:t>_________________________</w:t>
            </w:r>
          </w:p>
          <w:p w14:paraId="6019050E"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3AE3CE0A" w14:textId="77777777" w:rsidR="004F44F0" w:rsidRPr="008E4E33" w:rsidRDefault="004F44F0" w:rsidP="000A3C4F">
            <w:pPr>
              <w:widowControl w:val="0"/>
              <w:ind w:firstLine="0"/>
              <w:jc w:val="left"/>
            </w:pPr>
            <w:r>
              <w:t xml:space="preserve">А.А. </w:t>
            </w:r>
            <w:r w:rsidRPr="008E4E33">
              <w:t>Заикин</w:t>
            </w:r>
          </w:p>
        </w:tc>
      </w:tr>
      <w:tr w:rsidR="004F44F0" w14:paraId="78D9AA77" w14:textId="77777777" w:rsidTr="000A3C4F">
        <w:tc>
          <w:tcPr>
            <w:tcW w:w="3402" w:type="dxa"/>
            <w:tcBorders>
              <w:right w:val="single" w:sz="4" w:space="0" w:color="auto"/>
            </w:tcBorders>
            <w:vAlign w:val="center"/>
          </w:tcPr>
          <w:p w14:paraId="30443232" w14:textId="77777777" w:rsidR="004F44F0" w:rsidRPr="008E4E33" w:rsidRDefault="004F44F0" w:rsidP="000A3C4F">
            <w:pPr>
              <w:widowControl w:val="0"/>
              <w:ind w:firstLine="0"/>
              <w:jc w:val="left"/>
            </w:pPr>
            <w:r w:rsidRPr="008E4E33">
              <w:t>Ст. преподаватель каф. ТУ и ДС, ИИТММ (к.ф.-м.н.)</w:t>
            </w:r>
          </w:p>
        </w:tc>
        <w:tc>
          <w:tcPr>
            <w:tcW w:w="3402" w:type="dxa"/>
          </w:tcPr>
          <w:p w14:paraId="4346829A" w14:textId="77777777" w:rsidR="004F44F0" w:rsidRDefault="004F44F0" w:rsidP="000A3C4F">
            <w:pPr>
              <w:widowControl w:val="0"/>
              <w:ind w:firstLine="0"/>
              <w:jc w:val="left"/>
            </w:pPr>
          </w:p>
          <w:p w14:paraId="030D3101" w14:textId="77777777" w:rsidR="004F44F0" w:rsidRDefault="004F44F0" w:rsidP="000A3C4F">
            <w:pPr>
              <w:widowControl w:val="0"/>
              <w:ind w:firstLine="0"/>
              <w:jc w:val="left"/>
            </w:pPr>
            <w:r>
              <w:t>_________________________</w:t>
            </w:r>
          </w:p>
          <w:p w14:paraId="2C1DABC9"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09540F3F" w14:textId="77777777" w:rsidR="004F44F0" w:rsidRPr="008E4E33" w:rsidRDefault="004F44F0" w:rsidP="000A3C4F">
            <w:pPr>
              <w:widowControl w:val="0"/>
              <w:ind w:firstLine="0"/>
              <w:jc w:val="left"/>
            </w:pPr>
            <w:r>
              <w:t xml:space="preserve">Т.В. </w:t>
            </w:r>
            <w:r w:rsidRPr="008E4E33">
              <w:t>Лаптева</w:t>
            </w:r>
          </w:p>
        </w:tc>
      </w:tr>
      <w:tr w:rsidR="004F44F0" w14:paraId="288C1484" w14:textId="77777777" w:rsidTr="000A3C4F">
        <w:tc>
          <w:tcPr>
            <w:tcW w:w="3402" w:type="dxa"/>
            <w:tcBorders>
              <w:right w:val="single" w:sz="4" w:space="0" w:color="auto"/>
            </w:tcBorders>
            <w:vAlign w:val="center"/>
          </w:tcPr>
          <w:p w14:paraId="516D9B7A" w14:textId="77777777" w:rsidR="004F44F0" w:rsidRPr="008E4E33" w:rsidRDefault="004F44F0" w:rsidP="000A3C4F">
            <w:pPr>
              <w:widowControl w:val="0"/>
              <w:ind w:firstLine="0"/>
              <w:jc w:val="left"/>
            </w:pPr>
            <w:r w:rsidRPr="008E4E33">
              <w:rPr>
                <w:color w:val="222222"/>
                <w:shd w:val="clear" w:color="auto" w:fill="FFFFFF"/>
              </w:rPr>
              <w:t>Программист лаборатории суперкомпьютерных технологий и высокопроизводительных вычислений при кафедре МОиСТ ИИТММ</w:t>
            </w:r>
          </w:p>
        </w:tc>
        <w:tc>
          <w:tcPr>
            <w:tcW w:w="3402" w:type="dxa"/>
          </w:tcPr>
          <w:p w14:paraId="74F28816" w14:textId="77777777" w:rsidR="004F44F0" w:rsidRDefault="004F44F0" w:rsidP="000A3C4F">
            <w:pPr>
              <w:widowControl w:val="0"/>
              <w:ind w:firstLine="0"/>
              <w:jc w:val="left"/>
            </w:pPr>
          </w:p>
          <w:p w14:paraId="175B9BFF" w14:textId="77777777" w:rsidR="004F44F0" w:rsidRDefault="004F44F0" w:rsidP="000A3C4F">
            <w:pPr>
              <w:widowControl w:val="0"/>
              <w:ind w:firstLine="0"/>
              <w:jc w:val="left"/>
            </w:pPr>
          </w:p>
          <w:p w14:paraId="307C3D9C" w14:textId="77777777" w:rsidR="004F44F0" w:rsidRDefault="004F44F0" w:rsidP="000A3C4F">
            <w:pPr>
              <w:widowControl w:val="0"/>
              <w:ind w:firstLine="0"/>
              <w:jc w:val="left"/>
            </w:pPr>
          </w:p>
          <w:p w14:paraId="29545773" w14:textId="77777777" w:rsidR="004F44F0" w:rsidRDefault="004F44F0" w:rsidP="000A3C4F">
            <w:pPr>
              <w:widowControl w:val="0"/>
              <w:ind w:firstLine="0"/>
              <w:jc w:val="left"/>
            </w:pPr>
            <w:r>
              <w:t>_________________________</w:t>
            </w:r>
          </w:p>
          <w:p w14:paraId="23AB9F16"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0A02CD56" w14:textId="77777777" w:rsidR="004F44F0" w:rsidRPr="008E4E33" w:rsidRDefault="004F44F0" w:rsidP="000A3C4F">
            <w:pPr>
              <w:widowControl w:val="0"/>
              <w:ind w:firstLine="0"/>
              <w:jc w:val="left"/>
            </w:pPr>
            <w:r>
              <w:t xml:space="preserve">С.И. </w:t>
            </w:r>
            <w:r w:rsidRPr="008E4E33">
              <w:t>Бастраков</w:t>
            </w:r>
          </w:p>
        </w:tc>
      </w:tr>
      <w:tr w:rsidR="004F44F0" w14:paraId="7E10FAF7" w14:textId="77777777" w:rsidTr="000A3C4F">
        <w:tc>
          <w:tcPr>
            <w:tcW w:w="3402" w:type="dxa"/>
            <w:tcBorders>
              <w:right w:val="single" w:sz="4" w:space="0" w:color="auto"/>
            </w:tcBorders>
            <w:vAlign w:val="center"/>
          </w:tcPr>
          <w:p w14:paraId="20FBCF3E" w14:textId="77777777" w:rsidR="004F44F0" w:rsidRPr="008E4E33" w:rsidRDefault="004F44F0" w:rsidP="000A3C4F">
            <w:pPr>
              <w:widowControl w:val="0"/>
              <w:shd w:val="clear" w:color="auto" w:fill="FFFFFF"/>
              <w:ind w:firstLine="0"/>
              <w:jc w:val="left"/>
            </w:pPr>
            <w:r w:rsidRPr="008E4E33">
              <w:rPr>
                <w:color w:val="222222"/>
              </w:rPr>
              <w:t>Магистрант 2 года обучения очного отделения ИИТММ</w:t>
            </w:r>
          </w:p>
        </w:tc>
        <w:tc>
          <w:tcPr>
            <w:tcW w:w="3402" w:type="dxa"/>
          </w:tcPr>
          <w:p w14:paraId="774A3558" w14:textId="77777777" w:rsidR="004F44F0" w:rsidRDefault="004F44F0" w:rsidP="000A3C4F">
            <w:pPr>
              <w:widowControl w:val="0"/>
              <w:ind w:firstLine="0"/>
              <w:jc w:val="left"/>
            </w:pPr>
          </w:p>
          <w:p w14:paraId="74ED572B" w14:textId="77777777" w:rsidR="004F44F0" w:rsidRDefault="004F44F0" w:rsidP="000A3C4F">
            <w:pPr>
              <w:widowControl w:val="0"/>
              <w:ind w:firstLine="0"/>
              <w:jc w:val="left"/>
            </w:pPr>
            <w:r>
              <w:t>_________________________</w:t>
            </w:r>
          </w:p>
          <w:p w14:paraId="50360388"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43325C70" w14:textId="77777777" w:rsidR="004F44F0" w:rsidRPr="008E4E33" w:rsidRDefault="004F44F0" w:rsidP="000A3C4F">
            <w:pPr>
              <w:widowControl w:val="0"/>
              <w:ind w:firstLine="0"/>
              <w:jc w:val="left"/>
            </w:pPr>
            <w:r>
              <w:rPr>
                <w:color w:val="222222"/>
                <w:shd w:val="clear" w:color="auto" w:fill="FFFFFF"/>
              </w:rPr>
              <w:t xml:space="preserve">А.И. </w:t>
            </w:r>
            <w:r w:rsidRPr="008E4E33">
              <w:rPr>
                <w:color w:val="222222"/>
                <w:shd w:val="clear" w:color="auto" w:fill="FFFFFF"/>
              </w:rPr>
              <w:t>Калякулина</w:t>
            </w:r>
          </w:p>
        </w:tc>
      </w:tr>
      <w:tr w:rsidR="004F44F0" w14:paraId="7379CC93" w14:textId="77777777" w:rsidTr="000A3C4F">
        <w:tc>
          <w:tcPr>
            <w:tcW w:w="3402" w:type="dxa"/>
            <w:tcBorders>
              <w:right w:val="single" w:sz="4" w:space="0" w:color="auto"/>
            </w:tcBorders>
            <w:vAlign w:val="center"/>
          </w:tcPr>
          <w:p w14:paraId="6C78E477" w14:textId="77777777" w:rsidR="004F44F0" w:rsidRPr="008E4E33" w:rsidRDefault="004F44F0" w:rsidP="000A3C4F">
            <w:pPr>
              <w:widowControl w:val="0"/>
              <w:shd w:val="clear" w:color="auto" w:fill="FFFFFF"/>
              <w:ind w:firstLine="0"/>
              <w:jc w:val="left"/>
              <w:rPr>
                <w:color w:val="222222"/>
                <w:shd w:val="clear" w:color="auto" w:fill="FFFFFF"/>
              </w:rPr>
            </w:pPr>
            <w:r w:rsidRPr="008E4E33">
              <w:rPr>
                <w:color w:val="222222"/>
              </w:rPr>
              <w:t>Магистрант 2 года обучения очного отделения ИИТММ</w:t>
            </w:r>
          </w:p>
        </w:tc>
        <w:tc>
          <w:tcPr>
            <w:tcW w:w="3402" w:type="dxa"/>
          </w:tcPr>
          <w:p w14:paraId="74E1AA7B" w14:textId="77777777" w:rsidR="004F44F0" w:rsidRDefault="004F44F0" w:rsidP="000A3C4F">
            <w:pPr>
              <w:widowControl w:val="0"/>
              <w:ind w:firstLine="0"/>
              <w:jc w:val="left"/>
            </w:pPr>
          </w:p>
          <w:p w14:paraId="10561743" w14:textId="77777777" w:rsidR="004F44F0" w:rsidRDefault="004F44F0" w:rsidP="000A3C4F">
            <w:pPr>
              <w:widowControl w:val="0"/>
              <w:ind w:firstLine="0"/>
              <w:jc w:val="left"/>
            </w:pPr>
            <w:r>
              <w:t>_________________________</w:t>
            </w:r>
          </w:p>
          <w:p w14:paraId="51C73271" w14:textId="77777777" w:rsidR="004F44F0" w:rsidRPr="008E4E33" w:rsidRDefault="004F44F0" w:rsidP="000A3C4F">
            <w:pPr>
              <w:widowControl w:val="0"/>
              <w:ind w:firstLine="0"/>
              <w:jc w:val="left"/>
            </w:pPr>
            <w:r w:rsidRPr="00573881">
              <w:rPr>
                <w:sz w:val="20"/>
              </w:rPr>
              <w:lastRenderedPageBreak/>
              <w:t>(подпись, дата)</w:t>
            </w:r>
          </w:p>
        </w:tc>
        <w:tc>
          <w:tcPr>
            <w:tcW w:w="3402" w:type="dxa"/>
            <w:vAlign w:val="center"/>
          </w:tcPr>
          <w:p w14:paraId="61E6EF5E" w14:textId="77777777" w:rsidR="004F44F0" w:rsidRPr="008E4E33" w:rsidRDefault="004F44F0" w:rsidP="000A3C4F">
            <w:pPr>
              <w:widowControl w:val="0"/>
              <w:ind w:firstLine="0"/>
              <w:jc w:val="left"/>
              <w:rPr>
                <w:color w:val="222222"/>
                <w:shd w:val="clear" w:color="auto" w:fill="FFFFFF"/>
              </w:rPr>
            </w:pPr>
            <w:r>
              <w:rPr>
                <w:color w:val="222222"/>
                <w:shd w:val="clear" w:color="auto" w:fill="FFFFFF"/>
              </w:rPr>
              <w:lastRenderedPageBreak/>
              <w:t xml:space="preserve">И.И. </w:t>
            </w:r>
            <w:r w:rsidRPr="008E4E33">
              <w:rPr>
                <w:color w:val="222222"/>
                <w:shd w:val="clear" w:color="auto" w:fill="FFFFFF"/>
              </w:rPr>
              <w:t>Юсипов</w:t>
            </w:r>
          </w:p>
        </w:tc>
      </w:tr>
      <w:tr w:rsidR="004F44F0" w14:paraId="3EC7191D" w14:textId="77777777" w:rsidTr="000A3C4F">
        <w:tc>
          <w:tcPr>
            <w:tcW w:w="3402" w:type="dxa"/>
            <w:tcBorders>
              <w:right w:val="single" w:sz="4" w:space="0" w:color="auto"/>
            </w:tcBorders>
            <w:vAlign w:val="center"/>
          </w:tcPr>
          <w:p w14:paraId="22AA2508" w14:textId="77777777" w:rsidR="004F44F0" w:rsidRPr="008E4E33" w:rsidRDefault="004F44F0" w:rsidP="000A3C4F">
            <w:pPr>
              <w:widowControl w:val="0"/>
              <w:shd w:val="clear" w:color="auto" w:fill="FFFFFF"/>
              <w:ind w:firstLine="0"/>
              <w:jc w:val="left"/>
              <w:rPr>
                <w:color w:val="222222"/>
              </w:rPr>
            </w:pPr>
            <w:r w:rsidRPr="008E4E33">
              <w:rPr>
                <w:color w:val="222222"/>
                <w:shd w:val="clear" w:color="auto" w:fill="FFFFFF"/>
              </w:rPr>
              <w:t>Студент (бакалавриат) 4 года обучения очного отделения ИТММ</w:t>
            </w:r>
          </w:p>
        </w:tc>
        <w:tc>
          <w:tcPr>
            <w:tcW w:w="3402" w:type="dxa"/>
          </w:tcPr>
          <w:p w14:paraId="745B60AC" w14:textId="77777777" w:rsidR="004F44F0" w:rsidRDefault="004F44F0" w:rsidP="000A3C4F">
            <w:pPr>
              <w:widowControl w:val="0"/>
              <w:ind w:firstLine="0"/>
              <w:jc w:val="left"/>
            </w:pPr>
          </w:p>
          <w:p w14:paraId="70988C3C" w14:textId="77777777" w:rsidR="004F44F0" w:rsidRDefault="004F44F0" w:rsidP="000A3C4F">
            <w:pPr>
              <w:widowControl w:val="0"/>
              <w:ind w:firstLine="0"/>
              <w:jc w:val="left"/>
            </w:pPr>
            <w:r>
              <w:t>_________________________</w:t>
            </w:r>
          </w:p>
          <w:p w14:paraId="2748CD6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2EFD197A" w14:textId="77777777" w:rsidR="004F44F0" w:rsidRPr="008E4E33" w:rsidRDefault="004F44F0" w:rsidP="000A3C4F">
            <w:pPr>
              <w:widowControl w:val="0"/>
              <w:ind w:firstLine="0"/>
              <w:jc w:val="left"/>
              <w:rPr>
                <w:color w:val="222222"/>
                <w:shd w:val="clear" w:color="auto" w:fill="FFFFFF"/>
              </w:rPr>
            </w:pPr>
            <w:r>
              <w:rPr>
                <w:color w:val="222222"/>
                <w:shd w:val="clear" w:color="auto" w:fill="FFFFFF"/>
              </w:rPr>
              <w:t xml:space="preserve">А.М. </w:t>
            </w:r>
            <w:r w:rsidRPr="008E4E33">
              <w:rPr>
                <w:color w:val="222222"/>
                <w:shd w:val="clear" w:color="auto" w:fill="FFFFFF"/>
              </w:rPr>
              <w:t>Рыблов</w:t>
            </w:r>
          </w:p>
        </w:tc>
      </w:tr>
      <w:tr w:rsidR="004F44F0" w14:paraId="212E0727" w14:textId="77777777" w:rsidTr="000A3C4F">
        <w:tc>
          <w:tcPr>
            <w:tcW w:w="3402" w:type="dxa"/>
            <w:tcBorders>
              <w:right w:val="single" w:sz="4" w:space="0" w:color="auto"/>
            </w:tcBorders>
            <w:vAlign w:val="center"/>
          </w:tcPr>
          <w:p w14:paraId="771B456C" w14:textId="77777777" w:rsidR="004F44F0" w:rsidRPr="008E4E33" w:rsidRDefault="004F44F0" w:rsidP="000A3C4F">
            <w:pPr>
              <w:widowControl w:val="0"/>
              <w:shd w:val="clear" w:color="auto" w:fill="FFFFFF"/>
              <w:ind w:firstLine="0"/>
              <w:jc w:val="left"/>
              <w:rPr>
                <w:color w:val="222222"/>
              </w:rPr>
            </w:pPr>
            <w:r w:rsidRPr="008E4E33">
              <w:rPr>
                <w:color w:val="222222"/>
                <w:shd w:val="clear" w:color="auto" w:fill="FFFFFF"/>
              </w:rPr>
              <w:t>Студент (бакалавриат) 3 года обучения очного отделения ИТММ</w:t>
            </w:r>
          </w:p>
        </w:tc>
        <w:tc>
          <w:tcPr>
            <w:tcW w:w="3402" w:type="dxa"/>
          </w:tcPr>
          <w:p w14:paraId="6C4342E8" w14:textId="77777777" w:rsidR="004F44F0" w:rsidRDefault="004F44F0" w:rsidP="000A3C4F">
            <w:pPr>
              <w:widowControl w:val="0"/>
              <w:ind w:firstLine="0"/>
              <w:jc w:val="left"/>
            </w:pPr>
          </w:p>
          <w:p w14:paraId="6B6AB617" w14:textId="77777777" w:rsidR="004F44F0" w:rsidRDefault="004F44F0" w:rsidP="000A3C4F">
            <w:pPr>
              <w:widowControl w:val="0"/>
              <w:ind w:firstLine="0"/>
              <w:jc w:val="left"/>
            </w:pPr>
            <w:r>
              <w:t>_________________________</w:t>
            </w:r>
          </w:p>
          <w:p w14:paraId="77D87B46"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46FE346D" w14:textId="77777777" w:rsidR="004F44F0" w:rsidRPr="008E4E33" w:rsidRDefault="004F44F0" w:rsidP="000A3C4F">
            <w:pPr>
              <w:widowControl w:val="0"/>
              <w:shd w:val="clear" w:color="auto" w:fill="FFFFFF"/>
              <w:ind w:firstLine="0"/>
              <w:jc w:val="left"/>
              <w:rPr>
                <w:color w:val="222222"/>
                <w:shd w:val="clear" w:color="auto" w:fill="FFFFFF"/>
              </w:rPr>
            </w:pPr>
            <w:r>
              <w:rPr>
                <w:color w:val="222222"/>
                <w:shd w:val="clear" w:color="auto" w:fill="FFFFFF"/>
              </w:rPr>
              <w:t xml:space="preserve">В.А. </w:t>
            </w:r>
            <w:r w:rsidRPr="008E4E33">
              <w:rPr>
                <w:color w:val="222222"/>
                <w:shd w:val="clear" w:color="auto" w:fill="FFFFFF"/>
              </w:rPr>
              <w:t>Москаленко</w:t>
            </w:r>
          </w:p>
        </w:tc>
      </w:tr>
      <w:tr w:rsidR="004F44F0" w14:paraId="4A958EF2" w14:textId="77777777" w:rsidTr="000A3C4F">
        <w:tc>
          <w:tcPr>
            <w:tcW w:w="3402" w:type="dxa"/>
            <w:tcBorders>
              <w:right w:val="single" w:sz="4" w:space="0" w:color="auto"/>
            </w:tcBorders>
            <w:vAlign w:val="center"/>
          </w:tcPr>
          <w:p w14:paraId="7DD51691" w14:textId="77777777" w:rsidR="004F44F0" w:rsidRPr="008E4E33" w:rsidRDefault="004F44F0" w:rsidP="000A3C4F">
            <w:pPr>
              <w:widowControl w:val="0"/>
              <w:shd w:val="clear" w:color="auto" w:fill="FFFFFF"/>
              <w:ind w:firstLine="0"/>
              <w:jc w:val="left"/>
              <w:rPr>
                <w:color w:val="222222"/>
              </w:rPr>
            </w:pPr>
            <w:r w:rsidRPr="008E4E33">
              <w:rPr>
                <w:color w:val="222222"/>
                <w:shd w:val="clear" w:color="auto" w:fill="FFFFFF"/>
              </w:rPr>
              <w:t>Студент (бакалавриат) 3 года обучения очного отделения ИТММ</w:t>
            </w:r>
          </w:p>
        </w:tc>
        <w:tc>
          <w:tcPr>
            <w:tcW w:w="3402" w:type="dxa"/>
          </w:tcPr>
          <w:p w14:paraId="72CFA9BD" w14:textId="77777777" w:rsidR="004F44F0" w:rsidRDefault="004F44F0" w:rsidP="000A3C4F">
            <w:pPr>
              <w:widowControl w:val="0"/>
              <w:ind w:firstLine="0"/>
              <w:jc w:val="left"/>
            </w:pPr>
          </w:p>
          <w:p w14:paraId="23AFBB9C" w14:textId="77777777" w:rsidR="004F44F0" w:rsidRDefault="004F44F0" w:rsidP="000A3C4F">
            <w:pPr>
              <w:widowControl w:val="0"/>
              <w:ind w:firstLine="0"/>
              <w:jc w:val="left"/>
            </w:pPr>
            <w:r>
              <w:t>_________________________</w:t>
            </w:r>
          </w:p>
          <w:p w14:paraId="27BD2491"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1E30A0CD" w14:textId="77777777" w:rsidR="004F44F0" w:rsidRPr="008E4E33" w:rsidRDefault="004F44F0" w:rsidP="000A3C4F">
            <w:pPr>
              <w:widowControl w:val="0"/>
              <w:ind w:firstLine="0"/>
              <w:jc w:val="left"/>
              <w:rPr>
                <w:color w:val="222222"/>
                <w:shd w:val="clear" w:color="auto" w:fill="FFFFFF"/>
              </w:rPr>
            </w:pPr>
            <w:r>
              <w:rPr>
                <w:color w:val="222222"/>
                <w:shd w:val="clear" w:color="auto" w:fill="FFFFFF"/>
              </w:rPr>
              <w:t xml:space="preserve">Е.С. </w:t>
            </w:r>
            <w:r w:rsidRPr="008E4E33">
              <w:rPr>
                <w:color w:val="222222"/>
                <w:shd w:val="clear" w:color="auto" w:fill="FFFFFF"/>
              </w:rPr>
              <w:t>Бровкин</w:t>
            </w:r>
          </w:p>
        </w:tc>
      </w:tr>
      <w:tr w:rsidR="004F44F0" w14:paraId="0AA0294F" w14:textId="77777777" w:rsidTr="000A3C4F">
        <w:tc>
          <w:tcPr>
            <w:tcW w:w="3402" w:type="dxa"/>
            <w:tcBorders>
              <w:right w:val="single" w:sz="4" w:space="0" w:color="auto"/>
            </w:tcBorders>
            <w:vAlign w:val="center"/>
          </w:tcPr>
          <w:p w14:paraId="6699B5C6" w14:textId="77777777" w:rsidR="004F44F0" w:rsidRPr="008E4E33" w:rsidRDefault="004F44F0" w:rsidP="000A3C4F">
            <w:pPr>
              <w:widowControl w:val="0"/>
              <w:ind w:firstLine="0"/>
              <w:jc w:val="left"/>
            </w:pPr>
            <w:r w:rsidRPr="008E4E33">
              <w:t>ИП Петров В.С.</w:t>
            </w:r>
          </w:p>
        </w:tc>
        <w:tc>
          <w:tcPr>
            <w:tcW w:w="3402" w:type="dxa"/>
          </w:tcPr>
          <w:p w14:paraId="31DF614B" w14:textId="77777777" w:rsidR="004F44F0" w:rsidRDefault="004F44F0" w:rsidP="000A3C4F">
            <w:pPr>
              <w:widowControl w:val="0"/>
              <w:ind w:firstLine="0"/>
              <w:jc w:val="left"/>
            </w:pPr>
          </w:p>
          <w:p w14:paraId="61A45775" w14:textId="77777777" w:rsidR="004F44F0" w:rsidRDefault="004F44F0" w:rsidP="000A3C4F">
            <w:pPr>
              <w:widowControl w:val="0"/>
              <w:ind w:firstLine="0"/>
              <w:jc w:val="left"/>
            </w:pPr>
            <w:r>
              <w:t>_________________________</w:t>
            </w:r>
          </w:p>
          <w:p w14:paraId="78BBFBD7"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5EB96D3A" w14:textId="77777777" w:rsidR="004F44F0" w:rsidRPr="008E4E33" w:rsidRDefault="004F44F0" w:rsidP="000A3C4F">
            <w:pPr>
              <w:widowControl w:val="0"/>
              <w:ind w:firstLine="0"/>
              <w:jc w:val="left"/>
            </w:pPr>
            <w:r>
              <w:t xml:space="preserve">В.С. </w:t>
            </w:r>
            <w:r w:rsidRPr="008E4E33">
              <w:t>Петров</w:t>
            </w:r>
          </w:p>
        </w:tc>
      </w:tr>
      <w:tr w:rsidR="004F44F0" w14:paraId="0610A8FD" w14:textId="77777777" w:rsidTr="000A3C4F">
        <w:tc>
          <w:tcPr>
            <w:tcW w:w="3402" w:type="dxa"/>
            <w:tcBorders>
              <w:right w:val="single" w:sz="4" w:space="0" w:color="auto"/>
            </w:tcBorders>
            <w:vAlign w:val="center"/>
          </w:tcPr>
          <w:p w14:paraId="3D5D6A01" w14:textId="77777777" w:rsidR="004F44F0" w:rsidRPr="008E4E33" w:rsidRDefault="004F44F0" w:rsidP="000A3C4F">
            <w:pPr>
              <w:widowControl w:val="0"/>
              <w:ind w:firstLine="0"/>
              <w:jc w:val="left"/>
            </w:pPr>
            <w:r w:rsidRPr="008E4E33">
              <w:t xml:space="preserve">Доцент каф. МОСТ ИИТММ ННГУ </w:t>
            </w:r>
          </w:p>
          <w:p w14:paraId="43B88BF1" w14:textId="77777777" w:rsidR="004F44F0" w:rsidRPr="008E4E33" w:rsidRDefault="004F44F0" w:rsidP="000A3C4F">
            <w:pPr>
              <w:widowControl w:val="0"/>
              <w:ind w:firstLine="0"/>
              <w:jc w:val="left"/>
            </w:pPr>
            <w:r w:rsidRPr="008E4E33">
              <w:t>(к.т.н., доцент)</w:t>
            </w:r>
          </w:p>
        </w:tc>
        <w:tc>
          <w:tcPr>
            <w:tcW w:w="3402" w:type="dxa"/>
          </w:tcPr>
          <w:p w14:paraId="19DD85C1" w14:textId="77777777" w:rsidR="004F44F0" w:rsidRDefault="004F44F0" w:rsidP="000A3C4F">
            <w:pPr>
              <w:widowControl w:val="0"/>
              <w:ind w:firstLine="0"/>
              <w:jc w:val="left"/>
            </w:pPr>
          </w:p>
          <w:p w14:paraId="6260F17D" w14:textId="77777777" w:rsidR="004F44F0" w:rsidRDefault="004F44F0" w:rsidP="000A3C4F">
            <w:pPr>
              <w:widowControl w:val="0"/>
              <w:ind w:firstLine="0"/>
              <w:jc w:val="left"/>
            </w:pPr>
            <w:r>
              <w:t>_________________________</w:t>
            </w:r>
          </w:p>
          <w:p w14:paraId="3C1D20F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4486E51F" w14:textId="77777777" w:rsidR="004F44F0" w:rsidRPr="008E4E33" w:rsidRDefault="004F44F0" w:rsidP="000A3C4F">
            <w:pPr>
              <w:widowControl w:val="0"/>
              <w:ind w:firstLine="0"/>
              <w:jc w:val="left"/>
            </w:pPr>
            <w:r>
              <w:t xml:space="preserve">И.Б. </w:t>
            </w:r>
            <w:r w:rsidRPr="008E4E33">
              <w:t>Мееров</w:t>
            </w:r>
          </w:p>
        </w:tc>
      </w:tr>
      <w:tr w:rsidR="004F44F0" w14:paraId="5B580C1C" w14:textId="77777777" w:rsidTr="000A3C4F">
        <w:trPr>
          <w:trHeight w:val="863"/>
        </w:trPr>
        <w:tc>
          <w:tcPr>
            <w:tcW w:w="3402" w:type="dxa"/>
            <w:tcBorders>
              <w:right w:val="single" w:sz="4" w:space="0" w:color="auto"/>
            </w:tcBorders>
            <w:vAlign w:val="center"/>
          </w:tcPr>
          <w:p w14:paraId="482F9367" w14:textId="77777777" w:rsidR="004F44F0" w:rsidRPr="008E4E33" w:rsidRDefault="004F44F0" w:rsidP="000A3C4F">
            <w:pPr>
              <w:widowControl w:val="0"/>
              <w:ind w:firstLine="0"/>
              <w:jc w:val="left"/>
            </w:pPr>
            <w:r w:rsidRPr="008E4E33">
              <w:t>Аспирант 3 г.о. ИИТММ ННГУ</w:t>
            </w:r>
          </w:p>
        </w:tc>
        <w:tc>
          <w:tcPr>
            <w:tcW w:w="3402" w:type="dxa"/>
          </w:tcPr>
          <w:p w14:paraId="6436B7AC" w14:textId="77777777" w:rsidR="004F44F0" w:rsidRDefault="004F44F0" w:rsidP="000A3C4F">
            <w:pPr>
              <w:widowControl w:val="0"/>
              <w:ind w:firstLine="0"/>
              <w:jc w:val="left"/>
            </w:pPr>
          </w:p>
          <w:p w14:paraId="223138D9" w14:textId="77777777" w:rsidR="004F44F0" w:rsidRDefault="004F44F0" w:rsidP="000A3C4F">
            <w:pPr>
              <w:widowControl w:val="0"/>
              <w:ind w:firstLine="0"/>
              <w:jc w:val="left"/>
            </w:pPr>
            <w:r>
              <w:t>_________________________</w:t>
            </w:r>
          </w:p>
          <w:p w14:paraId="555E9DDE"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29DB40F7" w14:textId="77777777" w:rsidR="004F44F0" w:rsidRPr="008E4E33" w:rsidRDefault="004F44F0" w:rsidP="000A3C4F">
            <w:pPr>
              <w:widowControl w:val="0"/>
              <w:ind w:firstLine="0"/>
              <w:jc w:val="left"/>
            </w:pPr>
            <w:r>
              <w:t xml:space="preserve">А.Ю. </w:t>
            </w:r>
            <w:r w:rsidRPr="008E4E33">
              <w:t>Пирова</w:t>
            </w:r>
          </w:p>
        </w:tc>
      </w:tr>
      <w:tr w:rsidR="004F44F0" w14:paraId="5E6BA783" w14:textId="77777777" w:rsidTr="000A3C4F">
        <w:tc>
          <w:tcPr>
            <w:tcW w:w="3402" w:type="dxa"/>
            <w:tcBorders>
              <w:right w:val="single" w:sz="4" w:space="0" w:color="auto"/>
            </w:tcBorders>
            <w:vAlign w:val="center"/>
          </w:tcPr>
          <w:p w14:paraId="5BD579D8" w14:textId="77777777" w:rsidR="004F44F0" w:rsidRPr="008E4E33" w:rsidRDefault="004F44F0" w:rsidP="000A3C4F">
            <w:pPr>
              <w:widowControl w:val="0"/>
              <w:ind w:firstLine="0"/>
              <w:jc w:val="left"/>
            </w:pPr>
            <w:r w:rsidRPr="008E4E33">
              <w:t>Аспирант 2 г.о. ИИТММ ННГУ</w:t>
            </w:r>
          </w:p>
        </w:tc>
        <w:tc>
          <w:tcPr>
            <w:tcW w:w="3402" w:type="dxa"/>
          </w:tcPr>
          <w:p w14:paraId="27B02DFC" w14:textId="77777777" w:rsidR="004F44F0" w:rsidRDefault="004F44F0" w:rsidP="000A3C4F">
            <w:pPr>
              <w:widowControl w:val="0"/>
              <w:ind w:firstLine="0"/>
              <w:jc w:val="left"/>
            </w:pPr>
          </w:p>
          <w:p w14:paraId="2CE0E035" w14:textId="77777777" w:rsidR="004F44F0" w:rsidRDefault="004F44F0" w:rsidP="000A3C4F">
            <w:pPr>
              <w:widowControl w:val="0"/>
              <w:ind w:firstLine="0"/>
              <w:jc w:val="left"/>
            </w:pPr>
            <w:r>
              <w:t>_________________________</w:t>
            </w:r>
          </w:p>
          <w:p w14:paraId="4A062BEB"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69CFA7F7" w14:textId="77777777" w:rsidR="004F44F0" w:rsidRPr="008E4E33" w:rsidRDefault="004F44F0" w:rsidP="000A3C4F">
            <w:pPr>
              <w:widowControl w:val="0"/>
              <w:ind w:firstLine="0"/>
              <w:jc w:val="left"/>
            </w:pPr>
            <w:r>
              <w:t xml:space="preserve">С.А. </w:t>
            </w:r>
            <w:r w:rsidRPr="008E4E33">
              <w:t>Лебедев</w:t>
            </w:r>
          </w:p>
        </w:tc>
      </w:tr>
      <w:tr w:rsidR="004F44F0" w14:paraId="23135677" w14:textId="77777777" w:rsidTr="000A3C4F">
        <w:tc>
          <w:tcPr>
            <w:tcW w:w="3402" w:type="dxa"/>
            <w:tcBorders>
              <w:right w:val="single" w:sz="4" w:space="0" w:color="auto"/>
            </w:tcBorders>
            <w:vAlign w:val="center"/>
          </w:tcPr>
          <w:p w14:paraId="6306454C" w14:textId="77777777" w:rsidR="004F44F0" w:rsidRPr="008E4E33" w:rsidRDefault="004F44F0" w:rsidP="000A3C4F">
            <w:pPr>
              <w:widowControl w:val="0"/>
              <w:ind w:firstLine="0"/>
              <w:jc w:val="left"/>
            </w:pPr>
            <w:r w:rsidRPr="008E4E33">
              <w:t>Студент 4 курса ИИТММ ННГУ</w:t>
            </w:r>
          </w:p>
        </w:tc>
        <w:tc>
          <w:tcPr>
            <w:tcW w:w="3402" w:type="dxa"/>
          </w:tcPr>
          <w:p w14:paraId="029D665B" w14:textId="77777777" w:rsidR="004F44F0" w:rsidRDefault="004F44F0" w:rsidP="000A3C4F">
            <w:pPr>
              <w:widowControl w:val="0"/>
              <w:ind w:firstLine="0"/>
              <w:jc w:val="left"/>
            </w:pPr>
          </w:p>
          <w:p w14:paraId="6B6C5A31" w14:textId="77777777" w:rsidR="004F44F0" w:rsidRDefault="004F44F0" w:rsidP="000A3C4F">
            <w:pPr>
              <w:widowControl w:val="0"/>
              <w:ind w:firstLine="0"/>
              <w:jc w:val="left"/>
            </w:pPr>
            <w:r>
              <w:t>_________________________</w:t>
            </w:r>
          </w:p>
          <w:p w14:paraId="36CCFF4B"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716AA39B" w14:textId="77777777" w:rsidR="004F44F0" w:rsidRPr="008E4E33" w:rsidRDefault="004F44F0" w:rsidP="000A3C4F">
            <w:pPr>
              <w:widowControl w:val="0"/>
              <w:ind w:firstLine="0"/>
              <w:jc w:val="left"/>
            </w:pPr>
            <w:r>
              <w:t xml:space="preserve">Д.Р. </w:t>
            </w:r>
            <w:r w:rsidRPr="008E4E33">
              <w:t>Ахмеджанов</w:t>
            </w:r>
          </w:p>
        </w:tc>
      </w:tr>
      <w:tr w:rsidR="004F44F0" w14:paraId="176AE180" w14:textId="77777777" w:rsidTr="000A3C4F">
        <w:tc>
          <w:tcPr>
            <w:tcW w:w="3402" w:type="dxa"/>
            <w:tcBorders>
              <w:right w:val="single" w:sz="4" w:space="0" w:color="auto"/>
            </w:tcBorders>
            <w:vAlign w:val="center"/>
          </w:tcPr>
          <w:p w14:paraId="37E8CF19" w14:textId="77777777" w:rsidR="004F44F0" w:rsidRPr="000A3C4F" w:rsidRDefault="004F44F0" w:rsidP="000A3C4F">
            <w:pPr>
              <w:widowControl w:val="0"/>
              <w:ind w:firstLine="0"/>
              <w:jc w:val="left"/>
              <w:rPr>
                <w:rFonts w:asciiTheme="majorHAnsi" w:hAnsiTheme="majorHAnsi" w:cstheme="majorHAnsi"/>
              </w:rPr>
            </w:pPr>
            <w:r w:rsidRPr="000A3C4F">
              <w:rPr>
                <w:rFonts w:asciiTheme="majorHAnsi" w:hAnsiTheme="majorHAnsi" w:cstheme="majorHAnsi"/>
              </w:rPr>
              <w:t>Зав.лаб., Межкафедральная учебная лаборатория вычислительной техники кафедры ПИ ИИТММ</w:t>
            </w:r>
          </w:p>
        </w:tc>
        <w:tc>
          <w:tcPr>
            <w:tcW w:w="3402" w:type="dxa"/>
          </w:tcPr>
          <w:p w14:paraId="795DD0F0" w14:textId="77777777" w:rsidR="004F44F0" w:rsidRDefault="004F44F0" w:rsidP="000A3C4F">
            <w:pPr>
              <w:widowControl w:val="0"/>
              <w:ind w:firstLine="0"/>
              <w:jc w:val="left"/>
            </w:pPr>
          </w:p>
          <w:p w14:paraId="1F2585BE" w14:textId="77777777" w:rsidR="004F44F0" w:rsidRDefault="004F44F0" w:rsidP="000A3C4F">
            <w:pPr>
              <w:widowControl w:val="0"/>
              <w:ind w:firstLine="0"/>
              <w:jc w:val="left"/>
            </w:pPr>
          </w:p>
          <w:p w14:paraId="7D889BEB" w14:textId="77777777" w:rsidR="004F44F0" w:rsidRDefault="004F44F0" w:rsidP="000A3C4F">
            <w:pPr>
              <w:widowControl w:val="0"/>
              <w:ind w:firstLine="0"/>
              <w:jc w:val="left"/>
            </w:pPr>
            <w:r>
              <w:t>_________________________</w:t>
            </w:r>
          </w:p>
          <w:p w14:paraId="7CD274A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30D285FC" w14:textId="77777777" w:rsidR="004F44F0" w:rsidRPr="008E4E33" w:rsidRDefault="004F44F0" w:rsidP="000A3C4F">
            <w:pPr>
              <w:widowControl w:val="0"/>
              <w:ind w:firstLine="0"/>
              <w:jc w:val="left"/>
            </w:pPr>
            <w:r>
              <w:t xml:space="preserve">А.В. </w:t>
            </w:r>
            <w:r w:rsidRPr="000A3C4F">
              <w:rPr>
                <w:rFonts w:asciiTheme="majorHAnsi" w:hAnsiTheme="majorHAnsi" w:cstheme="majorHAnsi"/>
              </w:rPr>
              <w:t>Линев</w:t>
            </w:r>
          </w:p>
        </w:tc>
      </w:tr>
      <w:tr w:rsidR="004F44F0" w14:paraId="65BEF58C" w14:textId="77777777" w:rsidTr="000A3C4F">
        <w:tc>
          <w:tcPr>
            <w:tcW w:w="3402" w:type="dxa"/>
            <w:tcBorders>
              <w:right w:val="single" w:sz="4" w:space="0" w:color="auto"/>
            </w:tcBorders>
            <w:vAlign w:val="center"/>
          </w:tcPr>
          <w:p w14:paraId="7A59B3E1" w14:textId="77777777" w:rsidR="004F44F0" w:rsidRPr="008E4E33" w:rsidRDefault="004F44F0" w:rsidP="000A3C4F">
            <w:pPr>
              <w:widowControl w:val="0"/>
              <w:ind w:firstLine="0"/>
              <w:jc w:val="left"/>
            </w:pPr>
            <w:r w:rsidRPr="008E4E33">
              <w:t xml:space="preserve">Преподаватель кафедры МОСТ института </w:t>
            </w:r>
            <w:r w:rsidRPr="000A3C4F">
              <w:rPr>
                <w:rFonts w:asciiTheme="majorHAnsi" w:hAnsiTheme="majorHAnsi" w:cstheme="majorHAnsi"/>
              </w:rPr>
              <w:t>ИТММ</w:t>
            </w:r>
          </w:p>
        </w:tc>
        <w:tc>
          <w:tcPr>
            <w:tcW w:w="3402" w:type="dxa"/>
          </w:tcPr>
          <w:p w14:paraId="5E56AA69" w14:textId="77777777" w:rsidR="004F44F0" w:rsidRDefault="004F44F0" w:rsidP="000A3C4F">
            <w:pPr>
              <w:widowControl w:val="0"/>
              <w:ind w:firstLine="0"/>
              <w:jc w:val="left"/>
            </w:pPr>
          </w:p>
          <w:p w14:paraId="3DD458BC" w14:textId="77777777" w:rsidR="004F44F0" w:rsidRDefault="004F44F0" w:rsidP="000A3C4F">
            <w:pPr>
              <w:widowControl w:val="0"/>
              <w:ind w:firstLine="0"/>
              <w:jc w:val="left"/>
            </w:pPr>
            <w:r>
              <w:t>_________________________</w:t>
            </w:r>
          </w:p>
          <w:p w14:paraId="165CEEEE"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0646D0A5" w14:textId="77777777" w:rsidR="004F44F0" w:rsidRPr="008E4E33" w:rsidRDefault="004F44F0" w:rsidP="000A3C4F">
            <w:pPr>
              <w:widowControl w:val="0"/>
              <w:ind w:firstLine="0"/>
              <w:jc w:val="left"/>
            </w:pPr>
            <w:r>
              <w:t xml:space="preserve">А.Н. </w:t>
            </w:r>
            <w:r w:rsidRPr="008E4E33">
              <w:t>Свистунов</w:t>
            </w:r>
          </w:p>
        </w:tc>
      </w:tr>
      <w:tr w:rsidR="004F44F0" w14:paraId="3A74E77A" w14:textId="77777777" w:rsidTr="000A3C4F">
        <w:tc>
          <w:tcPr>
            <w:tcW w:w="3402" w:type="dxa"/>
            <w:tcBorders>
              <w:right w:val="single" w:sz="4" w:space="0" w:color="auto"/>
            </w:tcBorders>
            <w:vAlign w:val="center"/>
          </w:tcPr>
          <w:p w14:paraId="69DEF11F" w14:textId="77777777" w:rsidR="004F44F0" w:rsidRPr="008E4E33" w:rsidRDefault="004F44F0" w:rsidP="000A3C4F">
            <w:pPr>
              <w:widowControl w:val="0"/>
              <w:ind w:firstLine="0"/>
              <w:jc w:val="left"/>
            </w:pPr>
            <w:r w:rsidRPr="008E4E33">
              <w:t>Студент 4 курса ФИИТ ИИТММ ННГУ</w:t>
            </w:r>
          </w:p>
        </w:tc>
        <w:tc>
          <w:tcPr>
            <w:tcW w:w="3402" w:type="dxa"/>
          </w:tcPr>
          <w:p w14:paraId="28D5165E" w14:textId="77777777" w:rsidR="004F44F0" w:rsidRDefault="004F44F0" w:rsidP="000A3C4F">
            <w:pPr>
              <w:widowControl w:val="0"/>
              <w:ind w:firstLine="0"/>
              <w:jc w:val="left"/>
            </w:pPr>
          </w:p>
          <w:p w14:paraId="11C7E167" w14:textId="77777777" w:rsidR="004F44F0" w:rsidRDefault="004F44F0" w:rsidP="000A3C4F">
            <w:pPr>
              <w:widowControl w:val="0"/>
              <w:ind w:firstLine="0"/>
              <w:jc w:val="left"/>
            </w:pPr>
            <w:r>
              <w:t>_________________________</w:t>
            </w:r>
          </w:p>
          <w:p w14:paraId="3C1EEA4F"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090FB3E4" w14:textId="77777777" w:rsidR="004F44F0" w:rsidRPr="008E4E33" w:rsidRDefault="004F44F0" w:rsidP="000A3C4F">
            <w:pPr>
              <w:widowControl w:val="0"/>
              <w:ind w:firstLine="0"/>
              <w:jc w:val="left"/>
            </w:pPr>
            <w:r>
              <w:t xml:space="preserve">Д.А. </w:t>
            </w:r>
            <w:r w:rsidRPr="008E4E33">
              <w:t>Тарасов</w:t>
            </w:r>
          </w:p>
        </w:tc>
      </w:tr>
      <w:tr w:rsidR="004F44F0" w14:paraId="166C9158" w14:textId="77777777" w:rsidTr="000A3C4F">
        <w:tc>
          <w:tcPr>
            <w:tcW w:w="3402" w:type="dxa"/>
            <w:tcBorders>
              <w:right w:val="single" w:sz="4" w:space="0" w:color="auto"/>
            </w:tcBorders>
            <w:vAlign w:val="center"/>
          </w:tcPr>
          <w:p w14:paraId="31E10F42" w14:textId="77777777" w:rsidR="004F44F0" w:rsidRPr="008E4E33" w:rsidRDefault="004F44F0" w:rsidP="000A3C4F">
            <w:pPr>
              <w:widowControl w:val="0"/>
              <w:ind w:firstLine="0"/>
              <w:jc w:val="left"/>
            </w:pPr>
            <w:r w:rsidRPr="008E4E33">
              <w:lastRenderedPageBreak/>
              <w:t xml:space="preserve">ГУ СККБ, рентгено-хирург </w:t>
            </w:r>
          </w:p>
        </w:tc>
        <w:tc>
          <w:tcPr>
            <w:tcW w:w="3402" w:type="dxa"/>
          </w:tcPr>
          <w:p w14:paraId="22132BF3" w14:textId="77777777" w:rsidR="004F44F0" w:rsidRDefault="004F44F0" w:rsidP="000A3C4F">
            <w:pPr>
              <w:widowControl w:val="0"/>
              <w:ind w:firstLine="0"/>
              <w:jc w:val="left"/>
            </w:pPr>
          </w:p>
          <w:p w14:paraId="5489BC01" w14:textId="77777777" w:rsidR="004F44F0" w:rsidRDefault="004F44F0" w:rsidP="000A3C4F">
            <w:pPr>
              <w:widowControl w:val="0"/>
              <w:ind w:firstLine="0"/>
              <w:jc w:val="left"/>
            </w:pPr>
            <w:r>
              <w:t>_________________________</w:t>
            </w:r>
          </w:p>
          <w:p w14:paraId="42FE4B14"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30931A81" w14:textId="77777777" w:rsidR="004F44F0" w:rsidRPr="008E4E33" w:rsidRDefault="004F44F0" w:rsidP="000A3C4F">
            <w:pPr>
              <w:widowControl w:val="0"/>
              <w:ind w:firstLine="0"/>
              <w:jc w:val="left"/>
            </w:pPr>
            <w:r>
              <w:t xml:space="preserve">И.В. </w:t>
            </w:r>
            <w:r w:rsidRPr="008E4E33">
              <w:t>Шумаков</w:t>
            </w:r>
          </w:p>
        </w:tc>
      </w:tr>
      <w:tr w:rsidR="004F44F0" w14:paraId="240873B2" w14:textId="77777777" w:rsidTr="000A3C4F">
        <w:tc>
          <w:tcPr>
            <w:tcW w:w="3402" w:type="dxa"/>
            <w:tcBorders>
              <w:right w:val="single" w:sz="4" w:space="0" w:color="auto"/>
            </w:tcBorders>
            <w:vAlign w:val="center"/>
          </w:tcPr>
          <w:p w14:paraId="5E10A593" w14:textId="77777777" w:rsidR="004F44F0" w:rsidRPr="008E4E33" w:rsidRDefault="004F44F0" w:rsidP="000A3C4F">
            <w:pPr>
              <w:widowControl w:val="0"/>
              <w:snapToGrid w:val="0"/>
              <w:ind w:firstLine="0"/>
              <w:jc w:val="left"/>
            </w:pPr>
            <w:r w:rsidRPr="008E4E33">
              <w:t xml:space="preserve">ГБУЗ НО «Городская клиническая больница №5 Нижегородского района» </w:t>
            </w:r>
          </w:p>
          <w:p w14:paraId="3FACD29E" w14:textId="77777777" w:rsidR="004F44F0" w:rsidRPr="008E4E33" w:rsidRDefault="004F44F0" w:rsidP="000A3C4F">
            <w:pPr>
              <w:widowControl w:val="0"/>
              <w:snapToGrid w:val="0"/>
              <w:ind w:firstLine="0"/>
              <w:jc w:val="left"/>
            </w:pPr>
            <w:r w:rsidRPr="008E4E33">
              <w:t>г. Нижнего Новгорода</w:t>
            </w:r>
            <w:r>
              <w:t>,</w:t>
            </w:r>
          </w:p>
          <w:p w14:paraId="6418C58C" w14:textId="77777777" w:rsidR="004F44F0" w:rsidRPr="008E4E33" w:rsidRDefault="004F44F0" w:rsidP="000A3C4F">
            <w:pPr>
              <w:widowControl w:val="0"/>
              <w:snapToGrid w:val="0"/>
              <w:ind w:firstLine="0"/>
              <w:jc w:val="left"/>
            </w:pPr>
            <w:r w:rsidRPr="008E4E33">
              <w:t>отделение хирургического лечения сложных нарушений ритма сердца и электрокардиостимуляции</w:t>
            </w:r>
            <w:r>
              <w:t>,</w:t>
            </w:r>
          </w:p>
          <w:p w14:paraId="255F7702" w14:textId="77777777" w:rsidR="004F44F0" w:rsidRPr="008E4E33" w:rsidRDefault="004F44F0" w:rsidP="000A3C4F">
            <w:pPr>
              <w:widowControl w:val="0"/>
              <w:ind w:firstLine="0"/>
              <w:jc w:val="left"/>
            </w:pPr>
            <w:r w:rsidRPr="008E4E33">
              <w:t>к.м.н врач сердечно-сосудистый хирург</w:t>
            </w:r>
          </w:p>
        </w:tc>
        <w:tc>
          <w:tcPr>
            <w:tcW w:w="3402" w:type="dxa"/>
          </w:tcPr>
          <w:p w14:paraId="5A6557D3" w14:textId="77777777" w:rsidR="004F44F0" w:rsidRDefault="004F44F0" w:rsidP="000A3C4F">
            <w:pPr>
              <w:widowControl w:val="0"/>
              <w:ind w:firstLine="0"/>
              <w:jc w:val="left"/>
            </w:pPr>
          </w:p>
          <w:p w14:paraId="7CE71A28" w14:textId="77777777" w:rsidR="004F44F0" w:rsidRDefault="004F44F0" w:rsidP="000A3C4F">
            <w:pPr>
              <w:widowControl w:val="0"/>
              <w:ind w:firstLine="0"/>
              <w:jc w:val="left"/>
            </w:pPr>
          </w:p>
          <w:p w14:paraId="48E36EEF" w14:textId="77777777" w:rsidR="004F44F0" w:rsidRDefault="004F44F0" w:rsidP="000A3C4F">
            <w:pPr>
              <w:widowControl w:val="0"/>
              <w:ind w:firstLine="0"/>
              <w:jc w:val="left"/>
            </w:pPr>
          </w:p>
          <w:p w14:paraId="5823B125" w14:textId="77777777" w:rsidR="004F44F0" w:rsidRDefault="004F44F0" w:rsidP="000A3C4F">
            <w:pPr>
              <w:widowControl w:val="0"/>
              <w:ind w:firstLine="0"/>
              <w:jc w:val="left"/>
            </w:pPr>
          </w:p>
          <w:p w14:paraId="6C4FCEFA" w14:textId="77777777" w:rsidR="004F44F0" w:rsidRDefault="004F44F0" w:rsidP="000A3C4F">
            <w:pPr>
              <w:widowControl w:val="0"/>
              <w:ind w:firstLine="0"/>
              <w:jc w:val="left"/>
            </w:pPr>
          </w:p>
          <w:p w14:paraId="4CC4344C" w14:textId="77777777" w:rsidR="004F44F0" w:rsidRDefault="004F44F0" w:rsidP="000A3C4F">
            <w:pPr>
              <w:widowControl w:val="0"/>
              <w:ind w:firstLine="0"/>
              <w:jc w:val="left"/>
            </w:pPr>
            <w:r>
              <w:t>_________________________</w:t>
            </w:r>
          </w:p>
          <w:p w14:paraId="1E171B9B"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778AD489" w14:textId="77777777" w:rsidR="004F44F0" w:rsidRPr="008E4E33" w:rsidRDefault="004F44F0" w:rsidP="000A3C4F">
            <w:pPr>
              <w:widowControl w:val="0"/>
              <w:ind w:firstLine="0"/>
              <w:jc w:val="left"/>
            </w:pPr>
            <w:r>
              <w:t xml:space="preserve">А.В. </w:t>
            </w:r>
            <w:r w:rsidRPr="008E4E33">
              <w:t>Никольский</w:t>
            </w:r>
          </w:p>
        </w:tc>
      </w:tr>
      <w:tr w:rsidR="004F44F0" w14:paraId="4F7BB4E7" w14:textId="77777777" w:rsidTr="000A3C4F">
        <w:trPr>
          <w:trHeight w:val="1135"/>
        </w:trPr>
        <w:tc>
          <w:tcPr>
            <w:tcW w:w="3402" w:type="dxa"/>
            <w:tcBorders>
              <w:right w:val="single" w:sz="4" w:space="0" w:color="auto"/>
            </w:tcBorders>
            <w:vAlign w:val="center"/>
          </w:tcPr>
          <w:p w14:paraId="734B4B1A" w14:textId="77777777" w:rsidR="004F44F0" w:rsidRPr="008E4E33" w:rsidRDefault="004F44F0" w:rsidP="000A3C4F">
            <w:pPr>
              <w:widowControl w:val="0"/>
              <w:ind w:firstLine="0"/>
              <w:jc w:val="left"/>
            </w:pPr>
            <w:r w:rsidRPr="008E4E33">
              <w:t>ГБУЗ НО ГКБ №5, сердечно-сосудистый хирург</w:t>
            </w:r>
          </w:p>
        </w:tc>
        <w:tc>
          <w:tcPr>
            <w:tcW w:w="3402" w:type="dxa"/>
          </w:tcPr>
          <w:p w14:paraId="2A8D23AD" w14:textId="77777777" w:rsidR="004F44F0" w:rsidRDefault="004F44F0" w:rsidP="000A3C4F">
            <w:pPr>
              <w:widowControl w:val="0"/>
              <w:ind w:firstLine="0"/>
              <w:jc w:val="left"/>
            </w:pPr>
          </w:p>
          <w:p w14:paraId="039E67D0" w14:textId="77777777" w:rsidR="004F44F0" w:rsidRDefault="004F44F0" w:rsidP="000A3C4F">
            <w:pPr>
              <w:widowControl w:val="0"/>
              <w:ind w:firstLine="0"/>
              <w:jc w:val="left"/>
            </w:pPr>
            <w:r>
              <w:t>_________________________</w:t>
            </w:r>
          </w:p>
          <w:p w14:paraId="6F01405F"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1E0F63FD" w14:textId="77777777" w:rsidR="004F44F0" w:rsidRPr="008E4E33" w:rsidRDefault="004F44F0" w:rsidP="000A3C4F">
            <w:pPr>
              <w:widowControl w:val="0"/>
              <w:ind w:firstLine="0"/>
              <w:jc w:val="left"/>
            </w:pPr>
            <w:r>
              <w:t xml:space="preserve">К.А. </w:t>
            </w:r>
            <w:r w:rsidRPr="008E4E33">
              <w:t>Косоногов</w:t>
            </w:r>
          </w:p>
        </w:tc>
      </w:tr>
      <w:tr w:rsidR="004F44F0" w14:paraId="7C1498E4" w14:textId="77777777" w:rsidTr="000A3C4F">
        <w:tc>
          <w:tcPr>
            <w:tcW w:w="3402" w:type="dxa"/>
            <w:tcBorders>
              <w:right w:val="single" w:sz="4" w:space="0" w:color="auto"/>
            </w:tcBorders>
            <w:vAlign w:val="center"/>
          </w:tcPr>
          <w:p w14:paraId="57D7F382" w14:textId="77777777" w:rsidR="004F44F0" w:rsidRPr="008E4E33" w:rsidRDefault="004F44F0" w:rsidP="000A3C4F">
            <w:pPr>
              <w:widowControl w:val="0"/>
              <w:ind w:firstLine="0"/>
              <w:jc w:val="left"/>
            </w:pPr>
            <w:r w:rsidRPr="008E4E33">
              <w:t>ООО «Айфо-Технолоджи»</w:t>
            </w:r>
          </w:p>
        </w:tc>
        <w:tc>
          <w:tcPr>
            <w:tcW w:w="3402" w:type="dxa"/>
          </w:tcPr>
          <w:p w14:paraId="12A5AA28" w14:textId="77777777" w:rsidR="004F44F0" w:rsidRDefault="004F44F0" w:rsidP="000A3C4F">
            <w:pPr>
              <w:widowControl w:val="0"/>
              <w:ind w:firstLine="0"/>
              <w:jc w:val="left"/>
            </w:pPr>
          </w:p>
          <w:p w14:paraId="787D7188" w14:textId="77777777" w:rsidR="004F44F0" w:rsidRDefault="004F44F0" w:rsidP="000A3C4F">
            <w:pPr>
              <w:widowControl w:val="0"/>
              <w:ind w:firstLine="0"/>
              <w:jc w:val="left"/>
            </w:pPr>
            <w:r>
              <w:t>_________________________</w:t>
            </w:r>
          </w:p>
          <w:p w14:paraId="7F7966A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6F647620" w14:textId="77777777" w:rsidR="004F44F0" w:rsidRPr="008E4E33" w:rsidRDefault="004F44F0" w:rsidP="000A3C4F">
            <w:pPr>
              <w:widowControl w:val="0"/>
              <w:ind w:firstLine="0"/>
              <w:jc w:val="left"/>
            </w:pPr>
            <w:r>
              <w:t xml:space="preserve">В.А. </w:t>
            </w:r>
            <w:r w:rsidRPr="008E4E33">
              <w:t>Осокин</w:t>
            </w:r>
          </w:p>
        </w:tc>
      </w:tr>
      <w:tr w:rsidR="004F44F0" w14:paraId="041FDEAC" w14:textId="77777777" w:rsidTr="000A3C4F">
        <w:tc>
          <w:tcPr>
            <w:tcW w:w="3402" w:type="dxa"/>
            <w:tcBorders>
              <w:right w:val="single" w:sz="4" w:space="0" w:color="auto"/>
            </w:tcBorders>
            <w:vAlign w:val="center"/>
          </w:tcPr>
          <w:p w14:paraId="3D3A58FE" w14:textId="77777777" w:rsidR="004F44F0" w:rsidRPr="008E4E33" w:rsidRDefault="004F44F0" w:rsidP="000A3C4F">
            <w:pPr>
              <w:widowControl w:val="0"/>
              <w:ind w:firstLine="0"/>
              <w:jc w:val="left"/>
            </w:pPr>
            <w:r w:rsidRPr="008E4E33">
              <w:t>Каф. ПИ ИИТММ ННГУ</w:t>
            </w:r>
          </w:p>
          <w:p w14:paraId="0274CCFD" w14:textId="77777777" w:rsidR="004F44F0" w:rsidRPr="008E4E33" w:rsidRDefault="004F44F0" w:rsidP="000A3C4F">
            <w:pPr>
              <w:widowControl w:val="0"/>
              <w:ind w:firstLine="0"/>
              <w:jc w:val="left"/>
            </w:pPr>
            <w:r w:rsidRPr="008E4E33">
              <w:t>(к.ф.-м.н., доцент)</w:t>
            </w:r>
          </w:p>
        </w:tc>
        <w:tc>
          <w:tcPr>
            <w:tcW w:w="3402" w:type="dxa"/>
          </w:tcPr>
          <w:p w14:paraId="55E8A8AD" w14:textId="77777777" w:rsidR="004F44F0" w:rsidRDefault="004F44F0" w:rsidP="000A3C4F">
            <w:pPr>
              <w:widowControl w:val="0"/>
              <w:ind w:firstLine="0"/>
              <w:jc w:val="left"/>
            </w:pPr>
          </w:p>
          <w:p w14:paraId="599BD97A" w14:textId="77777777" w:rsidR="004F44F0" w:rsidRDefault="004F44F0" w:rsidP="000A3C4F">
            <w:pPr>
              <w:widowControl w:val="0"/>
              <w:ind w:firstLine="0"/>
              <w:jc w:val="left"/>
            </w:pPr>
            <w:r>
              <w:t>_________________________</w:t>
            </w:r>
          </w:p>
          <w:p w14:paraId="4AF30BFD"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691FCD9D" w14:textId="77777777" w:rsidR="004F44F0" w:rsidRPr="008E4E33" w:rsidRDefault="004F44F0" w:rsidP="000A3C4F">
            <w:pPr>
              <w:widowControl w:val="0"/>
              <w:ind w:firstLine="0"/>
              <w:jc w:val="left"/>
            </w:pPr>
            <w:r>
              <w:t xml:space="preserve">Д.Е. </w:t>
            </w:r>
            <w:r w:rsidRPr="008E4E33">
              <w:t>Шапошников</w:t>
            </w:r>
          </w:p>
        </w:tc>
      </w:tr>
      <w:tr w:rsidR="004F44F0" w14:paraId="5C013D5C" w14:textId="77777777" w:rsidTr="000A3C4F">
        <w:tc>
          <w:tcPr>
            <w:tcW w:w="3402" w:type="dxa"/>
            <w:tcBorders>
              <w:right w:val="single" w:sz="4" w:space="0" w:color="auto"/>
            </w:tcBorders>
            <w:vAlign w:val="center"/>
          </w:tcPr>
          <w:p w14:paraId="55AE2FC5" w14:textId="77777777" w:rsidR="004F44F0" w:rsidRPr="008E4E33" w:rsidRDefault="004F44F0" w:rsidP="000A3C4F">
            <w:pPr>
              <w:widowControl w:val="0"/>
              <w:ind w:firstLine="0"/>
              <w:jc w:val="left"/>
            </w:pPr>
            <w:r w:rsidRPr="008E4E33">
              <w:t>Ведущий инженер</w:t>
            </w:r>
          </w:p>
          <w:p w14:paraId="166B76C1" w14:textId="77777777" w:rsidR="004F44F0" w:rsidRPr="008E4E33" w:rsidRDefault="004F44F0" w:rsidP="000A3C4F">
            <w:pPr>
              <w:widowControl w:val="0"/>
              <w:ind w:firstLine="0"/>
              <w:jc w:val="left"/>
            </w:pPr>
            <w:r w:rsidRPr="008E4E33">
              <w:t xml:space="preserve">Лаборатории электрофизиологии и моделирования живых систем </w:t>
            </w:r>
            <w:r w:rsidRPr="008E4E33">
              <w:rPr>
                <w:rFonts w:eastAsia="Calibri"/>
              </w:rPr>
              <w:t>каф. ТУиДС ИИТММ ННГУ</w:t>
            </w:r>
          </w:p>
        </w:tc>
        <w:tc>
          <w:tcPr>
            <w:tcW w:w="3402" w:type="dxa"/>
          </w:tcPr>
          <w:p w14:paraId="33B789F4" w14:textId="77777777" w:rsidR="004F44F0" w:rsidRDefault="004F44F0" w:rsidP="000A3C4F">
            <w:pPr>
              <w:widowControl w:val="0"/>
              <w:ind w:firstLine="0"/>
              <w:jc w:val="left"/>
            </w:pPr>
          </w:p>
          <w:p w14:paraId="23342631" w14:textId="77777777" w:rsidR="004F44F0" w:rsidRDefault="004F44F0" w:rsidP="000A3C4F">
            <w:pPr>
              <w:widowControl w:val="0"/>
              <w:ind w:firstLine="0"/>
              <w:jc w:val="left"/>
            </w:pPr>
          </w:p>
          <w:p w14:paraId="22A9E365" w14:textId="77777777" w:rsidR="004F44F0" w:rsidRDefault="004F44F0" w:rsidP="000A3C4F">
            <w:pPr>
              <w:widowControl w:val="0"/>
              <w:ind w:firstLine="0"/>
              <w:jc w:val="left"/>
            </w:pPr>
            <w:r>
              <w:t>_________________________</w:t>
            </w:r>
          </w:p>
          <w:p w14:paraId="6A855901"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18B467DD" w14:textId="77777777" w:rsidR="004F44F0" w:rsidRPr="008E4E33" w:rsidRDefault="004F44F0" w:rsidP="000A3C4F">
            <w:pPr>
              <w:widowControl w:val="0"/>
              <w:ind w:firstLine="0"/>
              <w:jc w:val="left"/>
            </w:pPr>
            <w:r>
              <w:t xml:space="preserve">Е.Е. </w:t>
            </w:r>
            <w:r w:rsidRPr="008E4E33">
              <w:t>Харьковская</w:t>
            </w:r>
          </w:p>
        </w:tc>
      </w:tr>
      <w:tr w:rsidR="004F44F0" w14:paraId="77484864" w14:textId="77777777" w:rsidTr="000A3C4F">
        <w:tc>
          <w:tcPr>
            <w:tcW w:w="3402" w:type="dxa"/>
            <w:tcBorders>
              <w:right w:val="single" w:sz="4" w:space="0" w:color="auto"/>
            </w:tcBorders>
            <w:vAlign w:val="center"/>
          </w:tcPr>
          <w:p w14:paraId="369BD57A" w14:textId="77777777" w:rsidR="004F44F0" w:rsidRPr="008E4E33" w:rsidRDefault="004F44F0" w:rsidP="000A3C4F">
            <w:pPr>
              <w:widowControl w:val="0"/>
              <w:ind w:firstLine="0"/>
              <w:jc w:val="left"/>
            </w:pPr>
            <w:r w:rsidRPr="008E4E33">
              <w:t>ООО « МФИ Софт», инженер-программист</w:t>
            </w:r>
          </w:p>
        </w:tc>
        <w:tc>
          <w:tcPr>
            <w:tcW w:w="3402" w:type="dxa"/>
          </w:tcPr>
          <w:p w14:paraId="1359881C" w14:textId="77777777" w:rsidR="004F44F0" w:rsidRDefault="004F44F0" w:rsidP="000A3C4F">
            <w:pPr>
              <w:widowControl w:val="0"/>
              <w:ind w:firstLine="0"/>
              <w:jc w:val="left"/>
            </w:pPr>
          </w:p>
          <w:p w14:paraId="6CC74507" w14:textId="77777777" w:rsidR="004F44F0" w:rsidRDefault="004F44F0" w:rsidP="000A3C4F">
            <w:pPr>
              <w:widowControl w:val="0"/>
              <w:ind w:firstLine="0"/>
              <w:jc w:val="left"/>
            </w:pPr>
            <w:r>
              <w:t>_________________________</w:t>
            </w:r>
          </w:p>
          <w:p w14:paraId="33B019D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05DC80DD" w14:textId="77777777" w:rsidR="004F44F0" w:rsidRPr="008E4E33" w:rsidRDefault="004F44F0" w:rsidP="000A3C4F">
            <w:pPr>
              <w:widowControl w:val="0"/>
              <w:ind w:firstLine="0"/>
              <w:jc w:val="left"/>
            </w:pPr>
            <w:r>
              <w:t xml:space="preserve">А.О. </w:t>
            </w:r>
            <w:r w:rsidRPr="008E4E33">
              <w:t>Глазырин</w:t>
            </w:r>
          </w:p>
        </w:tc>
      </w:tr>
      <w:tr w:rsidR="004F44F0" w14:paraId="601F7859" w14:textId="77777777" w:rsidTr="000A3C4F">
        <w:tc>
          <w:tcPr>
            <w:tcW w:w="3402" w:type="dxa"/>
            <w:tcBorders>
              <w:right w:val="single" w:sz="4" w:space="0" w:color="auto"/>
            </w:tcBorders>
            <w:vAlign w:val="center"/>
          </w:tcPr>
          <w:p w14:paraId="2B0E27AE" w14:textId="77777777" w:rsidR="004F44F0" w:rsidRPr="008E4E33" w:rsidRDefault="004F44F0" w:rsidP="000A3C4F">
            <w:pPr>
              <w:widowControl w:val="0"/>
              <w:ind w:firstLine="0"/>
              <w:jc w:val="left"/>
            </w:pPr>
            <w:r>
              <w:t>Нормоконтролер</w:t>
            </w:r>
          </w:p>
        </w:tc>
        <w:tc>
          <w:tcPr>
            <w:tcW w:w="3402" w:type="dxa"/>
          </w:tcPr>
          <w:p w14:paraId="591501B8" w14:textId="77777777" w:rsidR="004F44F0" w:rsidRDefault="004F44F0" w:rsidP="000A3C4F">
            <w:pPr>
              <w:widowControl w:val="0"/>
              <w:ind w:firstLine="0"/>
              <w:jc w:val="left"/>
            </w:pPr>
          </w:p>
          <w:p w14:paraId="15EFE2F0" w14:textId="77777777" w:rsidR="004F44F0" w:rsidRDefault="004F44F0" w:rsidP="000A3C4F">
            <w:pPr>
              <w:widowControl w:val="0"/>
              <w:ind w:firstLine="0"/>
              <w:jc w:val="left"/>
            </w:pPr>
            <w:r>
              <w:t>_________________________</w:t>
            </w:r>
          </w:p>
          <w:p w14:paraId="2EE1C4AA" w14:textId="77777777" w:rsidR="004F44F0" w:rsidRPr="008E4E33" w:rsidRDefault="004F44F0" w:rsidP="000A3C4F">
            <w:pPr>
              <w:widowControl w:val="0"/>
              <w:ind w:firstLine="0"/>
              <w:jc w:val="left"/>
            </w:pPr>
            <w:r w:rsidRPr="00573881">
              <w:rPr>
                <w:sz w:val="20"/>
              </w:rPr>
              <w:t>(подпись, дата)</w:t>
            </w:r>
          </w:p>
        </w:tc>
        <w:tc>
          <w:tcPr>
            <w:tcW w:w="3402" w:type="dxa"/>
            <w:vAlign w:val="center"/>
          </w:tcPr>
          <w:p w14:paraId="26427F6E" w14:textId="77777777" w:rsidR="004F44F0" w:rsidRPr="008E4E33" w:rsidRDefault="004F44F0" w:rsidP="000A3C4F">
            <w:pPr>
              <w:widowControl w:val="0"/>
              <w:ind w:firstLine="0"/>
              <w:jc w:val="left"/>
            </w:pPr>
            <w:r>
              <w:t>Ф.И.О.</w:t>
            </w:r>
          </w:p>
        </w:tc>
      </w:tr>
      <w:bookmarkEnd w:id="0"/>
      <w:bookmarkEnd w:id="1"/>
      <w:bookmarkEnd w:id="2"/>
    </w:tbl>
    <w:p w14:paraId="3258E2EC" w14:textId="77777777" w:rsidR="004F44F0" w:rsidRDefault="004F44F0" w:rsidP="004F44F0">
      <w:r>
        <w:br w:type="page"/>
      </w:r>
    </w:p>
    <w:p w14:paraId="1706437D" w14:textId="77777777" w:rsidR="004F44F0" w:rsidRDefault="004F44F0" w:rsidP="00723DA0">
      <w:pPr>
        <w:pStyle w:val="1"/>
        <w:numPr>
          <w:ilvl w:val="0"/>
          <w:numId w:val="0"/>
        </w:numPr>
        <w:ind w:left="561"/>
      </w:pPr>
      <w:bookmarkStart w:id="3" w:name="_Toc464476554"/>
      <w:r>
        <w:lastRenderedPageBreak/>
        <w:t>Реферат</w:t>
      </w:r>
      <w:bookmarkEnd w:id="3"/>
    </w:p>
    <w:p w14:paraId="6657DE63" w14:textId="77777777" w:rsidR="004F44F0" w:rsidRDefault="004F44F0" w:rsidP="004F44F0">
      <w:r>
        <w:t>Оставлено для примера!!!!!</w:t>
      </w:r>
    </w:p>
    <w:p w14:paraId="53FB5CD9" w14:textId="77777777" w:rsidR="004F44F0" w:rsidRPr="002479C3" w:rsidRDefault="004F44F0" w:rsidP="004F44F0">
      <w:pPr>
        <w:rPr>
          <w:color w:val="92CDDC" w:themeColor="accent5" w:themeTint="99"/>
        </w:rPr>
      </w:pPr>
      <w:r w:rsidRPr="002479C3">
        <w:rPr>
          <w:color w:val="92CDDC" w:themeColor="accent5" w:themeTint="99"/>
        </w:rPr>
        <w:t>Отчет ____ с., 1 ч., ___ рис., ____ таб., ___ источников, ___ прил.</w:t>
      </w:r>
    </w:p>
    <w:p w14:paraId="6D25C559" w14:textId="77777777" w:rsidR="004F44F0" w:rsidRPr="002479C3" w:rsidRDefault="004F44F0" w:rsidP="004F44F0">
      <w:pPr>
        <w:rPr>
          <w:color w:val="92CDDC" w:themeColor="accent5" w:themeTint="99"/>
        </w:rPr>
      </w:pPr>
      <w:r w:rsidRPr="002479C3">
        <w:rPr>
          <w:color w:val="92CDDC" w:themeColor="accent5" w:themeTint="99"/>
        </w:rPr>
        <w:t>КЛЮЧЕВЫЕ СЛОВА: СИСТЕМА ПРИНЯТИЯ РЕШЕНИЙ, МАТЕМАТИЧЕСКОЕ МОДЕЛИРОВАНИЕ, СЕРДЕЧНЫЕ АРИТМИИ, ДИАГНОСТИКА И ЛЕЧЕНИЕ, ВЫСОКОПРОИЗВОДИТЕЛЬНЫЕ ВЫЧИСЛЕНИЯ, СУПЕРКОМПЬЮТЕР, БАЗА ДАННЫХ.</w:t>
      </w:r>
    </w:p>
    <w:p w14:paraId="5D10E356" w14:textId="77777777" w:rsidR="004F44F0" w:rsidRPr="002479C3" w:rsidRDefault="004F44F0" w:rsidP="004F44F0">
      <w:pPr>
        <w:rPr>
          <w:color w:val="92CDDC" w:themeColor="accent5" w:themeTint="99"/>
        </w:rPr>
      </w:pPr>
      <w:r w:rsidRPr="002479C3">
        <w:rPr>
          <w:color w:val="92CDDC" w:themeColor="accent5" w:themeTint="99"/>
        </w:rPr>
        <w:t>В отчете представлены результаты исследований, выполненных по 1 промежуточному этапу работ по Договору № 02.G25.31.0157 от 01 декабря 2015 г. между ООО «НИАГАРА КОМПЬЮТЕРС» и Министерством образования и науки Российской федерации об условиях предоставления и использования субсидии на реализацию комплексного проекта и по созданию высокотехнологичного производства, выполняемого с участием федерального государственного автономного образовательного учреждения высшего образования  «Национальный исследовательский Нижегородский государственный университет  им. Н.И. Лобачевского» и Договору №Д15-11/02 от 02 ноября 2015 года между Заказчиком и ООО «НИАГАРА КОМПЬЮТЕРС»  в рамках Постановления Правительства РФ от 9 апреля 2010г. №218.</w:t>
      </w:r>
    </w:p>
    <w:p w14:paraId="6BEE4BC2" w14:textId="77777777" w:rsidR="004F44F0" w:rsidRPr="002479C3" w:rsidRDefault="004F44F0" w:rsidP="004F44F0">
      <w:pPr>
        <w:rPr>
          <w:color w:val="92CDDC" w:themeColor="accent5" w:themeTint="99"/>
        </w:rPr>
      </w:pPr>
      <w:r w:rsidRPr="002479C3">
        <w:rPr>
          <w:color w:val="92CDDC" w:themeColor="accent5" w:themeTint="99"/>
        </w:rPr>
        <w:t>Объектом исследования является функциональное состояние сердечно-сосудистой системы человека в норме и при патологии.</w:t>
      </w:r>
    </w:p>
    <w:p w14:paraId="2FDD326F" w14:textId="77777777" w:rsidR="004F44F0" w:rsidRPr="002479C3" w:rsidRDefault="004F44F0" w:rsidP="004F44F0">
      <w:pPr>
        <w:rPr>
          <w:color w:val="92CDDC" w:themeColor="accent5" w:themeTint="99"/>
        </w:rPr>
      </w:pPr>
      <w:r w:rsidRPr="002479C3">
        <w:rPr>
          <w:color w:val="92CDDC" w:themeColor="accent5" w:themeTint="99"/>
        </w:rPr>
        <w:t xml:space="preserve">Цель НИОКТР «Программно-аппаратный комплекс «Киберсердце» (Паккард)» - создание интеллектуального программно-аппаратного комплекса «Киберсердце» для получения, хранения и анализа кардиологических данных. Разрабатываемый программно-аппаратный комплекс «Киберсердце» (далее - Комплекс) предназначен для автоматизирования диагностики сердечных аритмий и автоматизировании (до определенной степени) выработки методик возможного лечения конкретных пациентов. </w:t>
      </w:r>
    </w:p>
    <w:p w14:paraId="53E4A7F6" w14:textId="77777777" w:rsidR="004F44F0" w:rsidRPr="002479C3" w:rsidRDefault="004F44F0" w:rsidP="004F44F0">
      <w:pPr>
        <w:rPr>
          <w:color w:val="92CDDC" w:themeColor="accent5" w:themeTint="99"/>
        </w:rPr>
      </w:pPr>
      <w:r w:rsidRPr="002479C3">
        <w:rPr>
          <w:color w:val="92CDDC" w:themeColor="accent5" w:themeTint="99"/>
        </w:rPr>
        <w:t>Методология проведения работ: используются методы математического моделирования, компьютерной графики и научной визуализации, машинного обучения и цифровой обработки сигналов, технологии баз данных и системного программирования.</w:t>
      </w:r>
    </w:p>
    <w:p w14:paraId="060C67D4" w14:textId="77777777" w:rsidR="004F44F0" w:rsidRPr="002479C3" w:rsidRDefault="004F44F0" w:rsidP="004F44F0">
      <w:pPr>
        <w:rPr>
          <w:color w:val="92CDDC" w:themeColor="accent5" w:themeTint="99"/>
        </w:rPr>
      </w:pPr>
      <w:r w:rsidRPr="002479C3">
        <w:rPr>
          <w:color w:val="92CDDC" w:themeColor="accent5" w:themeTint="99"/>
        </w:rPr>
        <w:t>В ходе первого этапа проекта были выполнены следующие научно-исследовательские, опытно-конструкторские и технологические работы, затраты на которые подлежат возмещению за счет средств субсидии, в том числе:</w:t>
      </w:r>
    </w:p>
    <w:p w14:paraId="24F7F33A" w14:textId="77777777" w:rsidR="004F44F0" w:rsidRPr="002479C3" w:rsidRDefault="004F44F0" w:rsidP="004F44F0">
      <w:pPr>
        <w:rPr>
          <w:color w:val="92CDDC" w:themeColor="accent5" w:themeTint="99"/>
        </w:rPr>
      </w:pPr>
      <w:r w:rsidRPr="002479C3">
        <w:rPr>
          <w:color w:val="92CDDC" w:themeColor="accent5" w:themeTint="99"/>
        </w:rPr>
        <w:t>а) Выполнен аналитический обзор современной научно-технической, нормативной, методической литературы, затрагивающей изучаемую проблему создания программно-аппаратного комплекса "Киберсердце";</w:t>
      </w:r>
    </w:p>
    <w:p w14:paraId="573ACF49" w14:textId="77777777" w:rsidR="004F44F0" w:rsidRPr="002479C3" w:rsidRDefault="004F44F0" w:rsidP="004F44F0">
      <w:pPr>
        <w:rPr>
          <w:color w:val="92CDDC" w:themeColor="accent5" w:themeTint="99"/>
        </w:rPr>
      </w:pPr>
      <w:r w:rsidRPr="002479C3">
        <w:rPr>
          <w:color w:val="92CDDC" w:themeColor="accent5" w:themeTint="99"/>
        </w:rPr>
        <w:t>б) Проведено обоснование выбора направлений исследований;</w:t>
      </w:r>
    </w:p>
    <w:p w14:paraId="062F0DD9" w14:textId="77777777" w:rsidR="004F44F0" w:rsidRPr="002479C3" w:rsidRDefault="004F44F0" w:rsidP="004F44F0">
      <w:pPr>
        <w:rPr>
          <w:color w:val="92CDDC" w:themeColor="accent5" w:themeTint="99"/>
        </w:rPr>
      </w:pPr>
      <w:r w:rsidRPr="002479C3">
        <w:rPr>
          <w:color w:val="92CDDC" w:themeColor="accent5" w:themeTint="99"/>
        </w:rPr>
        <w:t>в) Выполнены теоретические исследования, в том числе:</w:t>
      </w:r>
    </w:p>
    <w:p w14:paraId="5632E7A4" w14:textId="77777777" w:rsidR="004F44F0" w:rsidRPr="002479C3" w:rsidRDefault="004F44F0" w:rsidP="004F44F0">
      <w:pPr>
        <w:rPr>
          <w:color w:val="92CDDC" w:themeColor="accent5" w:themeTint="99"/>
        </w:rPr>
      </w:pPr>
      <w:r w:rsidRPr="002479C3">
        <w:rPr>
          <w:color w:val="92CDDC" w:themeColor="accent5" w:themeTint="99"/>
        </w:rPr>
        <w:lastRenderedPageBreak/>
        <w:t>1) Исследования вариантов и проблем создания Комплекса</w:t>
      </w:r>
    </w:p>
    <w:p w14:paraId="79ED660D" w14:textId="77777777" w:rsidR="004F44F0" w:rsidRPr="002479C3" w:rsidRDefault="004F44F0" w:rsidP="004F44F0">
      <w:pPr>
        <w:rPr>
          <w:color w:val="92CDDC" w:themeColor="accent5" w:themeTint="99"/>
        </w:rPr>
      </w:pPr>
      <w:r w:rsidRPr="002479C3">
        <w:rPr>
          <w:color w:val="92CDDC" w:themeColor="accent5" w:themeTint="99"/>
        </w:rPr>
        <w:t>2) Разработана концепция  Комплекса по ГОСТ 34.601-90;</w:t>
      </w:r>
    </w:p>
    <w:p w14:paraId="2370FB02" w14:textId="77777777" w:rsidR="004F44F0" w:rsidRPr="002479C3" w:rsidRDefault="004F44F0" w:rsidP="004F44F0">
      <w:pPr>
        <w:rPr>
          <w:color w:val="92CDDC" w:themeColor="accent5" w:themeTint="99"/>
        </w:rPr>
      </w:pPr>
      <w:r w:rsidRPr="002479C3">
        <w:rPr>
          <w:color w:val="92CDDC" w:themeColor="accent5" w:themeTint="99"/>
        </w:rPr>
        <w:t>3) Проведено исследование вариантов и проблем создания составных частей Комплекса: ПП "Мобильный кабинет", ПП  "Кардиомодель", ПП "Реконструкция", ПП "Диагностика", ПП "Лечение", ПП "Кардиобаза"</w:t>
      </w:r>
    </w:p>
    <w:p w14:paraId="405A3FFD" w14:textId="77777777" w:rsidR="004F44F0" w:rsidRPr="002479C3" w:rsidRDefault="004F44F0" w:rsidP="004F44F0">
      <w:pPr>
        <w:rPr>
          <w:color w:val="92CDDC" w:themeColor="accent5" w:themeTint="99"/>
        </w:rPr>
      </w:pPr>
      <w:r w:rsidRPr="002479C3">
        <w:rPr>
          <w:color w:val="92CDDC" w:themeColor="accent5" w:themeTint="99"/>
        </w:rPr>
        <w:t>4) Разработаны схемы архитектуры составных частей Комплекса: ПП "Мобильный кабинет", ПП "Кардиомодель", ПП "Реконструкция", ПП "Диагностика", ПП "Лечение".</w:t>
      </w:r>
    </w:p>
    <w:p w14:paraId="61559297" w14:textId="77777777" w:rsidR="004F44F0" w:rsidRPr="002479C3" w:rsidRDefault="004F44F0" w:rsidP="004F44F0">
      <w:pPr>
        <w:rPr>
          <w:color w:val="92CDDC" w:themeColor="accent5" w:themeTint="99"/>
        </w:rPr>
      </w:pPr>
      <w:r w:rsidRPr="002479C3">
        <w:rPr>
          <w:color w:val="92CDDC" w:themeColor="accent5" w:themeTint="99"/>
        </w:rPr>
        <w:t>г) Проведены патентные исследования по ГОСТ 15.011-96.</w:t>
      </w:r>
    </w:p>
    <w:p w14:paraId="2AE5A836" w14:textId="77777777" w:rsidR="004F44F0" w:rsidRPr="002479C3" w:rsidRDefault="004F44F0" w:rsidP="004F44F0">
      <w:pPr>
        <w:rPr>
          <w:color w:val="92CDDC" w:themeColor="accent5" w:themeTint="99"/>
        </w:rPr>
      </w:pPr>
      <w:r w:rsidRPr="002479C3">
        <w:rPr>
          <w:color w:val="92CDDC" w:themeColor="accent5" w:themeTint="99"/>
        </w:rPr>
        <w:t xml:space="preserve">Результаты 1 и 4 работ, затраты на которые подлежат возмещению за счет средств субсидии, получены основным исполнителем. Результаты 2 и 3 работ, затраты на которые подлежат возмещению за счет средств субсидии, получены совместно с соисполнителем. </w:t>
      </w:r>
    </w:p>
    <w:p w14:paraId="4772F509" w14:textId="77777777" w:rsidR="004F44F0" w:rsidRPr="002479C3" w:rsidRDefault="004F44F0" w:rsidP="004F44F0">
      <w:pPr>
        <w:rPr>
          <w:color w:val="92CDDC" w:themeColor="accent5" w:themeTint="99"/>
        </w:rPr>
      </w:pPr>
      <w:r w:rsidRPr="002479C3">
        <w:rPr>
          <w:color w:val="92CDDC" w:themeColor="accent5" w:themeTint="99"/>
        </w:rPr>
        <w:t xml:space="preserve">В результате выполнения научно-исследовательских, опытно-конструкторских и технологических работ поставленные цели достигнуты полностью. Поставленные задачи выполнены в срок и в полном объеме. Все результаты соответствуют мировому уровню или превосходят его. </w:t>
      </w:r>
      <w:r w:rsidRPr="002479C3">
        <w:rPr>
          <w:color w:val="92CDDC" w:themeColor="accent5" w:themeTint="99"/>
        </w:rPr>
        <w:tab/>
      </w:r>
      <w:r w:rsidRPr="002479C3">
        <w:rPr>
          <w:color w:val="92CDDC" w:themeColor="accent5" w:themeTint="99"/>
        </w:rPr>
        <w:tab/>
      </w:r>
      <w:r w:rsidRPr="002479C3">
        <w:rPr>
          <w:color w:val="92CDDC" w:themeColor="accent5" w:themeTint="99"/>
        </w:rPr>
        <w:tab/>
      </w:r>
    </w:p>
    <w:p w14:paraId="202F36CF" w14:textId="77777777" w:rsidR="004F44F0" w:rsidRPr="002479C3" w:rsidRDefault="004F44F0" w:rsidP="004F44F0">
      <w:pPr>
        <w:rPr>
          <w:color w:val="92CDDC" w:themeColor="accent5" w:themeTint="99"/>
        </w:rPr>
      </w:pPr>
      <w:r w:rsidRPr="002479C3">
        <w:rPr>
          <w:color w:val="92CDDC" w:themeColor="accent5" w:themeTint="99"/>
        </w:rPr>
        <w:t>Потенциальными потребителями разрабатываемого Комплекса являются фармацевтические компании, медицинские учреждения, институты и лаборатории России.</w:t>
      </w:r>
    </w:p>
    <w:p w14:paraId="4E566330" w14:textId="77777777" w:rsidR="004F44F0" w:rsidRPr="002479C3" w:rsidRDefault="004F44F0" w:rsidP="004F44F0">
      <w:pPr>
        <w:rPr>
          <w:color w:val="92CDDC" w:themeColor="accent5" w:themeTint="99"/>
        </w:rPr>
      </w:pPr>
      <w:r w:rsidRPr="002479C3">
        <w:rPr>
          <w:color w:val="92CDDC" w:themeColor="accent5" w:themeTint="99"/>
        </w:rPr>
        <w:t>При решении поставленных задач получен ряд важных результатов, котрорые будут использованы при выполнении дальнейших запланированных работ по проекту.</w:t>
      </w:r>
    </w:p>
    <w:p w14:paraId="632806EC" w14:textId="77777777" w:rsidR="004F44F0" w:rsidRDefault="004F44F0" w:rsidP="00723DA0">
      <w:pPr>
        <w:pStyle w:val="1"/>
        <w:numPr>
          <w:ilvl w:val="0"/>
          <w:numId w:val="0"/>
        </w:numPr>
        <w:ind w:left="561"/>
      </w:pPr>
      <w:bookmarkStart w:id="4" w:name="_Toc464476555"/>
      <w:r>
        <w:lastRenderedPageBreak/>
        <w:t>Содержание</w:t>
      </w:r>
      <w:bookmarkEnd w:id="4"/>
    </w:p>
    <w:p w14:paraId="119E6773" w14:textId="77777777" w:rsidR="00157848" w:rsidRDefault="0022540C">
      <w:pPr>
        <w:pStyle w:val="11"/>
        <w:tabs>
          <w:tab w:val="right" w:leader="dot" w:pos="10195"/>
        </w:tabs>
        <w:rPr>
          <w:rFonts w:eastAsiaTheme="minorEastAsia"/>
          <w:noProof/>
          <w:sz w:val="22"/>
          <w:lang w:eastAsia="ru-RU"/>
        </w:rPr>
      </w:pPr>
      <w:r>
        <w:fldChar w:fldCharType="begin"/>
      </w:r>
      <w:r w:rsidR="000A3C4F">
        <w:instrText xml:space="preserve"> TOC \o "1-4" \h \z </w:instrText>
      </w:r>
      <w:r>
        <w:fldChar w:fldCharType="separate"/>
      </w:r>
      <w:hyperlink w:anchor="_Toc464476554" w:history="1">
        <w:r w:rsidR="00157848" w:rsidRPr="002A0DC6">
          <w:rPr>
            <w:rStyle w:val="a9"/>
            <w:noProof/>
          </w:rPr>
          <w:t>Реферат</w:t>
        </w:r>
        <w:r w:rsidR="00157848">
          <w:rPr>
            <w:noProof/>
            <w:webHidden/>
          </w:rPr>
          <w:tab/>
        </w:r>
        <w:r>
          <w:rPr>
            <w:noProof/>
            <w:webHidden/>
          </w:rPr>
          <w:fldChar w:fldCharType="begin"/>
        </w:r>
        <w:r w:rsidR="00157848">
          <w:rPr>
            <w:noProof/>
            <w:webHidden/>
          </w:rPr>
          <w:instrText xml:space="preserve"> PAGEREF _Toc464476554 \h </w:instrText>
        </w:r>
        <w:r>
          <w:rPr>
            <w:noProof/>
            <w:webHidden/>
          </w:rPr>
        </w:r>
        <w:r>
          <w:rPr>
            <w:noProof/>
            <w:webHidden/>
          </w:rPr>
          <w:fldChar w:fldCharType="separate"/>
        </w:r>
        <w:r w:rsidR="007B7C05">
          <w:rPr>
            <w:noProof/>
            <w:webHidden/>
          </w:rPr>
          <w:t>6</w:t>
        </w:r>
        <w:r>
          <w:rPr>
            <w:noProof/>
            <w:webHidden/>
          </w:rPr>
          <w:fldChar w:fldCharType="end"/>
        </w:r>
      </w:hyperlink>
    </w:p>
    <w:p w14:paraId="04F366D8" w14:textId="77777777" w:rsidR="00157848" w:rsidRDefault="003B1BF7">
      <w:pPr>
        <w:pStyle w:val="11"/>
        <w:tabs>
          <w:tab w:val="right" w:leader="dot" w:pos="10195"/>
        </w:tabs>
        <w:rPr>
          <w:rFonts w:eastAsiaTheme="minorEastAsia"/>
          <w:noProof/>
          <w:sz w:val="22"/>
          <w:lang w:eastAsia="ru-RU"/>
        </w:rPr>
      </w:pPr>
      <w:hyperlink w:anchor="_Toc464476555" w:history="1">
        <w:r w:rsidR="00157848" w:rsidRPr="002A0DC6">
          <w:rPr>
            <w:rStyle w:val="a9"/>
            <w:noProof/>
          </w:rPr>
          <w:t>Содержание</w:t>
        </w:r>
        <w:r w:rsidR="00157848">
          <w:rPr>
            <w:noProof/>
            <w:webHidden/>
          </w:rPr>
          <w:tab/>
        </w:r>
        <w:r w:rsidR="0022540C">
          <w:rPr>
            <w:noProof/>
            <w:webHidden/>
          </w:rPr>
          <w:fldChar w:fldCharType="begin"/>
        </w:r>
        <w:r w:rsidR="00157848">
          <w:rPr>
            <w:noProof/>
            <w:webHidden/>
          </w:rPr>
          <w:instrText xml:space="preserve"> PAGEREF _Toc464476555 \h </w:instrText>
        </w:r>
        <w:r w:rsidR="0022540C">
          <w:rPr>
            <w:noProof/>
            <w:webHidden/>
          </w:rPr>
        </w:r>
        <w:r w:rsidR="0022540C">
          <w:rPr>
            <w:noProof/>
            <w:webHidden/>
          </w:rPr>
          <w:fldChar w:fldCharType="separate"/>
        </w:r>
        <w:r w:rsidR="007B7C05">
          <w:rPr>
            <w:noProof/>
            <w:webHidden/>
          </w:rPr>
          <w:t>8</w:t>
        </w:r>
        <w:r w:rsidR="0022540C">
          <w:rPr>
            <w:noProof/>
            <w:webHidden/>
          </w:rPr>
          <w:fldChar w:fldCharType="end"/>
        </w:r>
      </w:hyperlink>
    </w:p>
    <w:p w14:paraId="08BD2B90" w14:textId="77777777" w:rsidR="00157848" w:rsidRDefault="003B1BF7">
      <w:pPr>
        <w:pStyle w:val="11"/>
        <w:tabs>
          <w:tab w:val="right" w:leader="dot" w:pos="10195"/>
        </w:tabs>
        <w:rPr>
          <w:rFonts w:eastAsiaTheme="minorEastAsia"/>
          <w:noProof/>
          <w:sz w:val="22"/>
          <w:lang w:eastAsia="ru-RU"/>
        </w:rPr>
      </w:pPr>
      <w:hyperlink w:anchor="_Toc464476556" w:history="1">
        <w:r w:rsidR="00157848" w:rsidRPr="002A0DC6">
          <w:rPr>
            <w:rStyle w:val="a9"/>
            <w:noProof/>
          </w:rPr>
          <w:t>Обозначения и сокращения</w:t>
        </w:r>
        <w:r w:rsidR="00157848">
          <w:rPr>
            <w:noProof/>
            <w:webHidden/>
          </w:rPr>
          <w:tab/>
        </w:r>
        <w:r w:rsidR="0022540C">
          <w:rPr>
            <w:noProof/>
            <w:webHidden/>
          </w:rPr>
          <w:fldChar w:fldCharType="begin"/>
        </w:r>
        <w:r w:rsidR="00157848">
          <w:rPr>
            <w:noProof/>
            <w:webHidden/>
          </w:rPr>
          <w:instrText xml:space="preserve"> PAGEREF _Toc464476556 \h </w:instrText>
        </w:r>
        <w:r w:rsidR="0022540C">
          <w:rPr>
            <w:noProof/>
            <w:webHidden/>
          </w:rPr>
        </w:r>
        <w:r w:rsidR="0022540C">
          <w:rPr>
            <w:noProof/>
            <w:webHidden/>
          </w:rPr>
          <w:fldChar w:fldCharType="separate"/>
        </w:r>
        <w:r w:rsidR="007B7C05">
          <w:rPr>
            <w:noProof/>
            <w:webHidden/>
          </w:rPr>
          <w:t>10</w:t>
        </w:r>
        <w:r w:rsidR="0022540C">
          <w:rPr>
            <w:noProof/>
            <w:webHidden/>
          </w:rPr>
          <w:fldChar w:fldCharType="end"/>
        </w:r>
      </w:hyperlink>
    </w:p>
    <w:p w14:paraId="5C3CE48A" w14:textId="77777777" w:rsidR="00157848" w:rsidRDefault="003B1BF7">
      <w:pPr>
        <w:pStyle w:val="11"/>
        <w:tabs>
          <w:tab w:val="right" w:leader="dot" w:pos="10195"/>
        </w:tabs>
        <w:rPr>
          <w:rFonts w:eastAsiaTheme="minorEastAsia"/>
          <w:noProof/>
          <w:sz w:val="22"/>
          <w:lang w:eastAsia="ru-RU"/>
        </w:rPr>
      </w:pPr>
      <w:hyperlink w:anchor="_Toc464476557" w:history="1">
        <w:r w:rsidR="00157848" w:rsidRPr="002A0DC6">
          <w:rPr>
            <w:rStyle w:val="a9"/>
            <w:noProof/>
          </w:rPr>
          <w:t>Введение</w:t>
        </w:r>
        <w:r w:rsidR="00157848">
          <w:rPr>
            <w:noProof/>
            <w:webHidden/>
          </w:rPr>
          <w:tab/>
        </w:r>
        <w:r w:rsidR="0022540C">
          <w:rPr>
            <w:noProof/>
            <w:webHidden/>
          </w:rPr>
          <w:fldChar w:fldCharType="begin"/>
        </w:r>
        <w:r w:rsidR="00157848">
          <w:rPr>
            <w:noProof/>
            <w:webHidden/>
          </w:rPr>
          <w:instrText xml:space="preserve"> PAGEREF _Toc464476557 \h </w:instrText>
        </w:r>
        <w:r w:rsidR="0022540C">
          <w:rPr>
            <w:noProof/>
            <w:webHidden/>
          </w:rPr>
        </w:r>
        <w:r w:rsidR="0022540C">
          <w:rPr>
            <w:noProof/>
            <w:webHidden/>
          </w:rPr>
          <w:fldChar w:fldCharType="separate"/>
        </w:r>
        <w:r w:rsidR="007B7C05">
          <w:rPr>
            <w:noProof/>
            <w:webHidden/>
          </w:rPr>
          <w:t>11</w:t>
        </w:r>
        <w:r w:rsidR="0022540C">
          <w:rPr>
            <w:noProof/>
            <w:webHidden/>
          </w:rPr>
          <w:fldChar w:fldCharType="end"/>
        </w:r>
      </w:hyperlink>
    </w:p>
    <w:p w14:paraId="271868F0" w14:textId="77777777" w:rsidR="00157848" w:rsidRDefault="003B1BF7">
      <w:pPr>
        <w:pStyle w:val="11"/>
        <w:tabs>
          <w:tab w:val="right" w:leader="dot" w:pos="10195"/>
        </w:tabs>
        <w:rPr>
          <w:rFonts w:eastAsiaTheme="minorEastAsia"/>
          <w:noProof/>
          <w:sz w:val="22"/>
          <w:lang w:eastAsia="ru-RU"/>
        </w:rPr>
      </w:pPr>
      <w:hyperlink w:anchor="_Toc464476558" w:history="1">
        <w:r w:rsidR="00157848" w:rsidRPr="002A0DC6">
          <w:rPr>
            <w:rStyle w:val="a9"/>
            <w:noProof/>
          </w:rPr>
          <w:t>1 Исследования в области реализации программных модулей</w:t>
        </w:r>
        <w:r w:rsidR="00157848">
          <w:rPr>
            <w:noProof/>
            <w:webHidden/>
          </w:rPr>
          <w:tab/>
        </w:r>
        <w:r w:rsidR="0022540C">
          <w:rPr>
            <w:noProof/>
            <w:webHidden/>
          </w:rPr>
          <w:fldChar w:fldCharType="begin"/>
        </w:r>
        <w:r w:rsidR="00157848">
          <w:rPr>
            <w:noProof/>
            <w:webHidden/>
          </w:rPr>
          <w:instrText xml:space="preserve"> PAGEREF _Toc464476558 \h </w:instrText>
        </w:r>
        <w:r w:rsidR="0022540C">
          <w:rPr>
            <w:noProof/>
            <w:webHidden/>
          </w:rPr>
        </w:r>
        <w:r w:rsidR="0022540C">
          <w:rPr>
            <w:noProof/>
            <w:webHidden/>
          </w:rPr>
          <w:fldChar w:fldCharType="separate"/>
        </w:r>
        <w:r w:rsidR="007B7C05">
          <w:rPr>
            <w:noProof/>
            <w:webHidden/>
          </w:rPr>
          <w:t>12</w:t>
        </w:r>
        <w:r w:rsidR="0022540C">
          <w:rPr>
            <w:noProof/>
            <w:webHidden/>
          </w:rPr>
          <w:fldChar w:fldCharType="end"/>
        </w:r>
      </w:hyperlink>
    </w:p>
    <w:p w14:paraId="6E7E7AC1" w14:textId="77777777" w:rsidR="00157848" w:rsidRDefault="003B1BF7">
      <w:pPr>
        <w:pStyle w:val="21"/>
        <w:tabs>
          <w:tab w:val="right" w:leader="dot" w:pos="10195"/>
        </w:tabs>
        <w:rPr>
          <w:rFonts w:eastAsiaTheme="minorEastAsia"/>
          <w:noProof/>
          <w:sz w:val="22"/>
          <w:lang w:eastAsia="ru-RU"/>
        </w:rPr>
      </w:pPr>
      <w:hyperlink w:anchor="_Toc464476559" w:history="1">
        <w:r w:rsidR="00157848" w:rsidRPr="002A0DC6">
          <w:rPr>
            <w:rStyle w:val="a9"/>
            <w:noProof/>
          </w:rPr>
          <w:t>1.1 Введение</w:t>
        </w:r>
        <w:r w:rsidR="00157848">
          <w:rPr>
            <w:noProof/>
            <w:webHidden/>
          </w:rPr>
          <w:tab/>
        </w:r>
        <w:r w:rsidR="0022540C">
          <w:rPr>
            <w:noProof/>
            <w:webHidden/>
          </w:rPr>
          <w:fldChar w:fldCharType="begin"/>
        </w:r>
        <w:r w:rsidR="00157848">
          <w:rPr>
            <w:noProof/>
            <w:webHidden/>
          </w:rPr>
          <w:instrText xml:space="preserve"> PAGEREF _Toc464476559 \h </w:instrText>
        </w:r>
        <w:r w:rsidR="0022540C">
          <w:rPr>
            <w:noProof/>
            <w:webHidden/>
          </w:rPr>
        </w:r>
        <w:r w:rsidR="0022540C">
          <w:rPr>
            <w:noProof/>
            <w:webHidden/>
          </w:rPr>
          <w:fldChar w:fldCharType="separate"/>
        </w:r>
        <w:r w:rsidR="007B7C05">
          <w:rPr>
            <w:noProof/>
            <w:webHidden/>
          </w:rPr>
          <w:t>12</w:t>
        </w:r>
        <w:r w:rsidR="0022540C">
          <w:rPr>
            <w:noProof/>
            <w:webHidden/>
          </w:rPr>
          <w:fldChar w:fldCharType="end"/>
        </w:r>
      </w:hyperlink>
    </w:p>
    <w:p w14:paraId="05382777" w14:textId="77777777" w:rsidR="00157848" w:rsidRDefault="003B1BF7">
      <w:pPr>
        <w:pStyle w:val="21"/>
        <w:tabs>
          <w:tab w:val="right" w:leader="dot" w:pos="10195"/>
        </w:tabs>
        <w:rPr>
          <w:rFonts w:eastAsiaTheme="minorEastAsia"/>
          <w:noProof/>
          <w:sz w:val="22"/>
          <w:lang w:eastAsia="ru-RU"/>
        </w:rPr>
      </w:pPr>
      <w:hyperlink w:anchor="_Toc464476560" w:history="1">
        <w:r w:rsidR="00157848" w:rsidRPr="002A0DC6">
          <w:rPr>
            <w:rStyle w:val="a9"/>
            <w:noProof/>
          </w:rPr>
          <w:t>1.2 Программный пакет «Кардиомодель»</w:t>
        </w:r>
        <w:r w:rsidR="00157848">
          <w:rPr>
            <w:noProof/>
            <w:webHidden/>
          </w:rPr>
          <w:tab/>
        </w:r>
        <w:r w:rsidR="0022540C">
          <w:rPr>
            <w:noProof/>
            <w:webHidden/>
          </w:rPr>
          <w:fldChar w:fldCharType="begin"/>
        </w:r>
        <w:r w:rsidR="00157848">
          <w:rPr>
            <w:noProof/>
            <w:webHidden/>
          </w:rPr>
          <w:instrText xml:space="preserve"> PAGEREF _Toc464476560 \h </w:instrText>
        </w:r>
        <w:r w:rsidR="0022540C">
          <w:rPr>
            <w:noProof/>
            <w:webHidden/>
          </w:rPr>
        </w:r>
        <w:r w:rsidR="0022540C">
          <w:rPr>
            <w:noProof/>
            <w:webHidden/>
          </w:rPr>
          <w:fldChar w:fldCharType="separate"/>
        </w:r>
        <w:r w:rsidR="007B7C05">
          <w:rPr>
            <w:noProof/>
            <w:webHidden/>
          </w:rPr>
          <w:t>12</w:t>
        </w:r>
        <w:r w:rsidR="0022540C">
          <w:rPr>
            <w:noProof/>
            <w:webHidden/>
          </w:rPr>
          <w:fldChar w:fldCharType="end"/>
        </w:r>
      </w:hyperlink>
    </w:p>
    <w:p w14:paraId="564EC2B1" w14:textId="77777777" w:rsidR="00157848" w:rsidRDefault="003B1BF7">
      <w:pPr>
        <w:pStyle w:val="31"/>
        <w:tabs>
          <w:tab w:val="right" w:leader="dot" w:pos="10195"/>
        </w:tabs>
        <w:rPr>
          <w:rFonts w:eastAsiaTheme="minorEastAsia"/>
          <w:noProof/>
          <w:sz w:val="22"/>
          <w:lang w:eastAsia="ru-RU"/>
        </w:rPr>
      </w:pPr>
      <w:hyperlink w:anchor="_Toc464476561" w:history="1">
        <w:r w:rsidR="00157848" w:rsidRPr="002A0DC6">
          <w:rPr>
            <w:rStyle w:val="a9"/>
            <w:noProof/>
          </w:rPr>
          <w:t>1.2.1 Общие сведения</w:t>
        </w:r>
        <w:r w:rsidR="00157848">
          <w:rPr>
            <w:noProof/>
            <w:webHidden/>
          </w:rPr>
          <w:tab/>
        </w:r>
        <w:r w:rsidR="0022540C">
          <w:rPr>
            <w:noProof/>
            <w:webHidden/>
          </w:rPr>
          <w:fldChar w:fldCharType="begin"/>
        </w:r>
        <w:r w:rsidR="00157848">
          <w:rPr>
            <w:noProof/>
            <w:webHidden/>
          </w:rPr>
          <w:instrText xml:space="preserve"> PAGEREF _Toc464476561 \h </w:instrText>
        </w:r>
        <w:r w:rsidR="0022540C">
          <w:rPr>
            <w:noProof/>
            <w:webHidden/>
          </w:rPr>
        </w:r>
        <w:r w:rsidR="0022540C">
          <w:rPr>
            <w:noProof/>
            <w:webHidden/>
          </w:rPr>
          <w:fldChar w:fldCharType="separate"/>
        </w:r>
        <w:r w:rsidR="007B7C05">
          <w:rPr>
            <w:noProof/>
            <w:webHidden/>
          </w:rPr>
          <w:t>12</w:t>
        </w:r>
        <w:r w:rsidR="0022540C">
          <w:rPr>
            <w:noProof/>
            <w:webHidden/>
          </w:rPr>
          <w:fldChar w:fldCharType="end"/>
        </w:r>
      </w:hyperlink>
    </w:p>
    <w:p w14:paraId="268FDE90" w14:textId="77777777" w:rsidR="00157848" w:rsidRDefault="0022540C">
      <w:pPr>
        <w:pStyle w:val="31"/>
        <w:tabs>
          <w:tab w:val="right" w:leader="dot" w:pos="10195"/>
        </w:tabs>
        <w:rPr>
          <w:rFonts w:eastAsiaTheme="minorEastAsia"/>
          <w:noProof/>
          <w:sz w:val="22"/>
          <w:lang w:eastAsia="ru-RU"/>
        </w:rPr>
      </w:pPr>
      <w:r>
        <w:fldChar w:fldCharType="begin"/>
      </w:r>
      <w:r w:rsidR="003A707D">
        <w:instrText xml:space="preserve"> HYPERLINK \l "_Toc464476562" </w:instrText>
      </w:r>
      <w:r>
        <w:fldChar w:fldCharType="separate"/>
      </w:r>
      <w:r w:rsidR="00157848" w:rsidRPr="002A0DC6">
        <w:rPr>
          <w:rStyle w:val="a9"/>
          <w:noProof/>
        </w:rPr>
        <w:t>1.2.2 Используемые математические методы и инфологические модели. Сравнение с аналогами.</w:t>
      </w:r>
      <w:r w:rsidR="00157848">
        <w:rPr>
          <w:noProof/>
          <w:webHidden/>
        </w:rPr>
        <w:tab/>
      </w:r>
      <w:r>
        <w:rPr>
          <w:noProof/>
          <w:webHidden/>
        </w:rPr>
        <w:fldChar w:fldCharType="begin"/>
      </w:r>
      <w:r w:rsidR="00157848">
        <w:rPr>
          <w:noProof/>
          <w:webHidden/>
        </w:rPr>
        <w:instrText xml:space="preserve"> PAGEREF _Toc464476562 \h </w:instrText>
      </w:r>
      <w:r>
        <w:rPr>
          <w:noProof/>
          <w:webHidden/>
        </w:rPr>
      </w:r>
      <w:r>
        <w:rPr>
          <w:noProof/>
          <w:webHidden/>
        </w:rPr>
        <w:fldChar w:fldCharType="separate"/>
      </w:r>
      <w:ins w:id="5" w:author="Артем Рыблов" w:date="2016-11-06T00:43:00Z">
        <w:r w:rsidR="007B7C05">
          <w:rPr>
            <w:noProof/>
            <w:webHidden/>
          </w:rPr>
          <w:t>14</w:t>
        </w:r>
      </w:ins>
      <w:del w:id="6" w:author="Артем Рыблов" w:date="2016-11-06T00:43:00Z">
        <w:r w:rsidR="00157848" w:rsidDel="007B7C05">
          <w:rPr>
            <w:noProof/>
            <w:webHidden/>
          </w:rPr>
          <w:delText>13</w:delText>
        </w:r>
      </w:del>
      <w:r>
        <w:rPr>
          <w:noProof/>
          <w:webHidden/>
        </w:rPr>
        <w:fldChar w:fldCharType="end"/>
      </w:r>
      <w:r>
        <w:rPr>
          <w:noProof/>
        </w:rPr>
        <w:fldChar w:fldCharType="end"/>
      </w:r>
    </w:p>
    <w:p w14:paraId="785A011E" w14:textId="77777777" w:rsidR="00157848" w:rsidRDefault="003B1BF7">
      <w:pPr>
        <w:pStyle w:val="31"/>
        <w:tabs>
          <w:tab w:val="right" w:leader="dot" w:pos="10195"/>
        </w:tabs>
        <w:rPr>
          <w:rFonts w:eastAsiaTheme="minorEastAsia"/>
          <w:noProof/>
          <w:sz w:val="22"/>
          <w:lang w:eastAsia="ru-RU"/>
        </w:rPr>
      </w:pPr>
      <w:hyperlink w:anchor="_Toc464476563" w:history="1">
        <w:r w:rsidR="00157848" w:rsidRPr="002A0DC6">
          <w:rPr>
            <w:rStyle w:val="a9"/>
            <w:noProof/>
          </w:rPr>
          <w:t>1.2.3 Архитектура</w:t>
        </w:r>
        <w:r w:rsidR="00157848" w:rsidRPr="002A0DC6">
          <w:rPr>
            <w:rStyle w:val="a9"/>
            <w:noProof/>
            <w:lang w:val="en-US"/>
          </w:rPr>
          <w:t xml:space="preserve"> </w:t>
        </w:r>
        <w:r w:rsidR="00157848" w:rsidRPr="002A0DC6">
          <w:rPr>
            <w:rStyle w:val="a9"/>
            <w:noProof/>
          </w:rPr>
          <w:t>и</w:t>
        </w:r>
        <w:r w:rsidR="00157848" w:rsidRPr="002A0DC6">
          <w:rPr>
            <w:rStyle w:val="a9"/>
            <w:noProof/>
            <w:lang w:val="en-US"/>
          </w:rPr>
          <w:t xml:space="preserve"> </w:t>
        </w:r>
        <w:r w:rsidR="00157848" w:rsidRPr="002A0DC6">
          <w:rPr>
            <w:rStyle w:val="a9"/>
            <w:noProof/>
          </w:rPr>
          <w:t>алгоритмы</w:t>
        </w:r>
        <w:r w:rsidR="00157848" w:rsidRPr="002A0DC6">
          <w:rPr>
            <w:rStyle w:val="a9"/>
            <w:noProof/>
            <w:lang w:val="en-US"/>
          </w:rPr>
          <w:t xml:space="preserve"> </w:t>
        </w:r>
        <w:r w:rsidR="00157848" w:rsidRPr="002A0DC6">
          <w:rPr>
            <w:rStyle w:val="a9"/>
            <w:noProof/>
          </w:rPr>
          <w:t>пакета</w:t>
        </w:r>
        <w:r w:rsidR="00157848">
          <w:rPr>
            <w:noProof/>
            <w:webHidden/>
          </w:rPr>
          <w:tab/>
        </w:r>
        <w:r w:rsidR="0022540C">
          <w:rPr>
            <w:noProof/>
            <w:webHidden/>
          </w:rPr>
          <w:fldChar w:fldCharType="begin"/>
        </w:r>
        <w:r w:rsidR="00157848">
          <w:rPr>
            <w:noProof/>
            <w:webHidden/>
          </w:rPr>
          <w:instrText xml:space="preserve"> PAGEREF _Toc464476563 \h </w:instrText>
        </w:r>
        <w:r w:rsidR="0022540C">
          <w:rPr>
            <w:noProof/>
            <w:webHidden/>
          </w:rPr>
        </w:r>
        <w:r w:rsidR="0022540C">
          <w:rPr>
            <w:noProof/>
            <w:webHidden/>
          </w:rPr>
          <w:fldChar w:fldCharType="separate"/>
        </w:r>
        <w:r w:rsidR="007B7C05">
          <w:rPr>
            <w:noProof/>
            <w:webHidden/>
          </w:rPr>
          <w:t>16</w:t>
        </w:r>
        <w:r w:rsidR="0022540C">
          <w:rPr>
            <w:noProof/>
            <w:webHidden/>
          </w:rPr>
          <w:fldChar w:fldCharType="end"/>
        </w:r>
      </w:hyperlink>
    </w:p>
    <w:p w14:paraId="2FE9CEB1" w14:textId="77777777" w:rsidR="00157848" w:rsidRDefault="0022540C">
      <w:pPr>
        <w:pStyle w:val="31"/>
        <w:tabs>
          <w:tab w:val="right" w:leader="dot" w:pos="10195"/>
        </w:tabs>
        <w:rPr>
          <w:rFonts w:eastAsiaTheme="minorEastAsia"/>
          <w:noProof/>
          <w:sz w:val="22"/>
          <w:lang w:eastAsia="ru-RU"/>
        </w:rPr>
      </w:pPr>
      <w:r>
        <w:fldChar w:fldCharType="begin"/>
      </w:r>
      <w:r w:rsidR="003A707D">
        <w:instrText xml:space="preserve"> HYPERLINK \l "_Toc464476564" </w:instrText>
      </w:r>
      <w:r>
        <w:fldChar w:fldCharType="separate"/>
      </w:r>
      <w:r w:rsidR="00157848" w:rsidRPr="002A0DC6">
        <w:rPr>
          <w:rStyle w:val="a9"/>
          <w:noProof/>
        </w:rPr>
        <w:t>1.2.4</w:t>
      </w:r>
      <w:r w:rsidR="00157848" w:rsidRPr="002A0DC6">
        <w:rPr>
          <w:rStyle w:val="a9"/>
          <w:noProof/>
          <w:shd w:val="clear" w:color="auto" w:fill="FFFFFF"/>
        </w:rPr>
        <w:t xml:space="preserve"> Структура программы с описанием функций составных частей и связи между ними</w:t>
      </w:r>
      <w:r w:rsidR="00157848">
        <w:rPr>
          <w:noProof/>
          <w:webHidden/>
        </w:rPr>
        <w:tab/>
      </w:r>
      <w:r>
        <w:rPr>
          <w:noProof/>
          <w:webHidden/>
        </w:rPr>
        <w:fldChar w:fldCharType="begin"/>
      </w:r>
      <w:r w:rsidR="00157848">
        <w:rPr>
          <w:noProof/>
          <w:webHidden/>
        </w:rPr>
        <w:instrText xml:space="preserve"> PAGEREF _Toc464476564 \h </w:instrText>
      </w:r>
      <w:r>
        <w:rPr>
          <w:noProof/>
          <w:webHidden/>
        </w:rPr>
      </w:r>
      <w:r>
        <w:rPr>
          <w:noProof/>
          <w:webHidden/>
        </w:rPr>
        <w:fldChar w:fldCharType="separate"/>
      </w:r>
      <w:ins w:id="7" w:author="Артем Рыблов" w:date="2016-11-06T00:43:00Z">
        <w:r w:rsidR="007B7C05">
          <w:rPr>
            <w:noProof/>
            <w:webHidden/>
          </w:rPr>
          <w:t>19</w:t>
        </w:r>
      </w:ins>
      <w:del w:id="8" w:author="Артем Рыблов" w:date="2016-11-06T00:43:00Z">
        <w:r w:rsidR="00157848" w:rsidDel="007B7C05">
          <w:rPr>
            <w:noProof/>
            <w:webHidden/>
          </w:rPr>
          <w:delText>20</w:delText>
        </w:r>
      </w:del>
      <w:r>
        <w:rPr>
          <w:noProof/>
          <w:webHidden/>
        </w:rPr>
        <w:fldChar w:fldCharType="end"/>
      </w:r>
      <w:r>
        <w:rPr>
          <w:noProof/>
        </w:rPr>
        <w:fldChar w:fldCharType="end"/>
      </w:r>
    </w:p>
    <w:p w14:paraId="37AB1A44"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"_Toc464476565" </w:instrText>
      </w:r>
      <w:r>
        <w:fldChar w:fldCharType="separate"/>
      </w:r>
      <w:r w:rsidR="00157848" w:rsidRPr="002A0DC6">
        <w:rPr>
          <w:rStyle w:val="a9"/>
          <w:noProof/>
        </w:rPr>
        <w:t>1.3 Программный пакет «Реконструкция»</w:t>
      </w:r>
      <w:r w:rsidR="00157848">
        <w:rPr>
          <w:noProof/>
          <w:webHidden/>
        </w:rPr>
        <w:tab/>
      </w:r>
      <w:r>
        <w:rPr>
          <w:noProof/>
          <w:webHidden/>
        </w:rPr>
        <w:fldChar w:fldCharType="begin"/>
      </w:r>
      <w:r w:rsidR="00157848">
        <w:rPr>
          <w:noProof/>
          <w:webHidden/>
        </w:rPr>
        <w:instrText xml:space="preserve"> PAGEREF _Toc464476565 \h </w:instrText>
      </w:r>
      <w:r>
        <w:rPr>
          <w:noProof/>
          <w:webHidden/>
        </w:rPr>
      </w:r>
      <w:r>
        <w:rPr>
          <w:noProof/>
          <w:webHidden/>
        </w:rPr>
        <w:fldChar w:fldCharType="separate"/>
      </w:r>
      <w:ins w:id="9" w:author="Артем Рыблов" w:date="2016-11-06T00:43:00Z">
        <w:r w:rsidR="007B7C05">
          <w:rPr>
            <w:noProof/>
            <w:webHidden/>
          </w:rPr>
          <w:t>24</w:t>
        </w:r>
      </w:ins>
      <w:del w:id="10" w:author="Артем Рыблов" w:date="2016-11-06T00:43:00Z">
        <w:r w:rsidR="00157848" w:rsidDel="007B7C05">
          <w:rPr>
            <w:noProof/>
            <w:webHidden/>
          </w:rPr>
          <w:delText>21</w:delText>
        </w:r>
      </w:del>
      <w:r>
        <w:rPr>
          <w:noProof/>
          <w:webHidden/>
        </w:rPr>
        <w:fldChar w:fldCharType="end"/>
      </w:r>
      <w:r>
        <w:rPr>
          <w:noProof/>
        </w:rPr>
        <w:fldChar w:fldCharType="end"/>
      </w:r>
    </w:p>
    <w:p w14:paraId="3A1B84DC"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"_Toc464476566" </w:instrText>
      </w:r>
      <w:r>
        <w:fldChar w:fldCharType="separate"/>
      </w:r>
      <w:r w:rsidR="00157848" w:rsidRPr="002A0DC6">
        <w:rPr>
          <w:rStyle w:val="a9"/>
          <w:noProof/>
        </w:rPr>
        <w:t>1.3.1.1 Архитектура и алгоритмы пакета</w:t>
      </w:r>
      <w:r w:rsidR="00157848">
        <w:rPr>
          <w:noProof/>
          <w:webHidden/>
        </w:rPr>
        <w:tab/>
      </w:r>
      <w:r>
        <w:rPr>
          <w:noProof/>
          <w:webHidden/>
        </w:rPr>
        <w:fldChar w:fldCharType="begin"/>
      </w:r>
      <w:r w:rsidR="00157848">
        <w:rPr>
          <w:noProof/>
          <w:webHidden/>
        </w:rPr>
        <w:instrText xml:space="preserve"> PAGEREF _Toc464476566 \h </w:instrText>
      </w:r>
      <w:r>
        <w:rPr>
          <w:noProof/>
          <w:webHidden/>
        </w:rPr>
      </w:r>
      <w:r>
        <w:rPr>
          <w:noProof/>
          <w:webHidden/>
        </w:rPr>
        <w:fldChar w:fldCharType="separate"/>
      </w:r>
      <w:ins w:id="11" w:author="Артем Рыблов" w:date="2016-11-06T00:43:00Z">
        <w:r w:rsidR="007B7C05">
          <w:rPr>
            <w:noProof/>
            <w:webHidden/>
          </w:rPr>
          <w:t>24</w:t>
        </w:r>
      </w:ins>
      <w:del w:id="12" w:author="Артем Рыблов" w:date="2016-11-06T00:43:00Z">
        <w:r w:rsidR="00157848" w:rsidDel="007B7C05">
          <w:rPr>
            <w:noProof/>
            <w:webHidden/>
          </w:rPr>
          <w:delText>21</w:delText>
        </w:r>
      </w:del>
      <w:r>
        <w:rPr>
          <w:noProof/>
          <w:webHidden/>
        </w:rPr>
        <w:fldChar w:fldCharType="end"/>
      </w:r>
      <w:r>
        <w:rPr>
          <w:noProof/>
        </w:rPr>
        <w:fldChar w:fldCharType="end"/>
      </w:r>
    </w:p>
    <w:p w14:paraId="4CC4C3D0"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"_Toc464476567" </w:instrText>
      </w:r>
      <w:r>
        <w:fldChar w:fldCharType="separate"/>
      </w:r>
      <w:r w:rsidR="00157848" w:rsidRPr="002A0DC6">
        <w:rPr>
          <w:rStyle w:val="a9"/>
          <w:noProof/>
        </w:rPr>
        <w:t>1.3.1.2 Используемые математические методы и инфологические модели. Сравнение с аналогами.</w:t>
      </w:r>
      <w:r w:rsidR="00157848">
        <w:rPr>
          <w:noProof/>
          <w:webHidden/>
        </w:rPr>
        <w:tab/>
      </w:r>
      <w:r>
        <w:rPr>
          <w:noProof/>
          <w:webHidden/>
        </w:rPr>
        <w:fldChar w:fldCharType="begin"/>
      </w:r>
      <w:r w:rsidR="00157848">
        <w:rPr>
          <w:noProof/>
          <w:webHidden/>
        </w:rPr>
        <w:instrText xml:space="preserve"> PAGEREF _Toc464476567 \h </w:instrText>
      </w:r>
      <w:r>
        <w:rPr>
          <w:noProof/>
          <w:webHidden/>
        </w:rPr>
      </w:r>
      <w:r>
        <w:rPr>
          <w:noProof/>
          <w:webHidden/>
        </w:rPr>
        <w:fldChar w:fldCharType="separate"/>
      </w:r>
      <w:ins w:id="13" w:author="Артем Рыблов" w:date="2016-11-06T00:43:00Z">
        <w:r w:rsidR="007B7C05">
          <w:rPr>
            <w:noProof/>
            <w:webHidden/>
          </w:rPr>
          <w:t>25</w:t>
        </w:r>
      </w:ins>
      <w:del w:id="14" w:author="Артем Рыблов" w:date="2016-11-06T00:43:00Z">
        <w:r w:rsidR="00157848" w:rsidDel="007B7C05">
          <w:rPr>
            <w:noProof/>
            <w:webHidden/>
          </w:rPr>
          <w:delText>21</w:delText>
        </w:r>
      </w:del>
      <w:r>
        <w:rPr>
          <w:noProof/>
          <w:webHidden/>
        </w:rPr>
        <w:fldChar w:fldCharType="end"/>
      </w:r>
      <w:r>
        <w:rPr>
          <w:noProof/>
        </w:rPr>
        <w:fldChar w:fldCharType="end"/>
      </w:r>
    </w:p>
    <w:p w14:paraId="3398DEE0"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"_Toc464476568" </w:instrText>
      </w:r>
      <w:r>
        <w:fldChar w:fldCharType="separate"/>
      </w:r>
      <w:r w:rsidR="00157848" w:rsidRPr="002A0DC6">
        <w:rPr>
          <w:rStyle w:val="a9"/>
          <w:noProof/>
        </w:rPr>
        <w:t>1.3.1.3 Структура программы с описанием функций составных частей и связи между ними</w:t>
      </w:r>
      <w:r w:rsidR="00157848">
        <w:rPr>
          <w:noProof/>
          <w:webHidden/>
        </w:rPr>
        <w:tab/>
      </w:r>
      <w:r>
        <w:rPr>
          <w:noProof/>
          <w:webHidden/>
        </w:rPr>
        <w:fldChar w:fldCharType="begin"/>
      </w:r>
      <w:r w:rsidR="00157848">
        <w:rPr>
          <w:noProof/>
          <w:webHidden/>
        </w:rPr>
        <w:instrText xml:space="preserve"> PAGEREF _Toc464476568 \h </w:instrText>
      </w:r>
      <w:r>
        <w:rPr>
          <w:noProof/>
          <w:webHidden/>
        </w:rPr>
      </w:r>
      <w:r>
        <w:rPr>
          <w:noProof/>
          <w:webHidden/>
        </w:rPr>
        <w:fldChar w:fldCharType="separate"/>
      </w:r>
      <w:ins w:id="15" w:author="Артем Рыблов" w:date="2016-11-06T00:43:00Z">
        <w:r w:rsidR="007B7C05">
          <w:rPr>
            <w:noProof/>
            <w:webHidden/>
          </w:rPr>
          <w:t>25</w:t>
        </w:r>
      </w:ins>
      <w:del w:id="16" w:author="Артем Рыблов" w:date="2016-11-06T00:43:00Z">
        <w:r w:rsidR="00157848" w:rsidDel="007B7C05">
          <w:rPr>
            <w:noProof/>
            <w:webHidden/>
          </w:rPr>
          <w:delText>21</w:delText>
        </w:r>
      </w:del>
      <w:r>
        <w:rPr>
          <w:noProof/>
          <w:webHidden/>
        </w:rPr>
        <w:fldChar w:fldCharType="end"/>
      </w:r>
      <w:r>
        <w:rPr>
          <w:noProof/>
        </w:rPr>
        <w:fldChar w:fldCharType="end"/>
      </w:r>
    </w:p>
    <w:p w14:paraId="0AAB08D3"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"_Toc464476569" </w:instrText>
      </w:r>
      <w:r>
        <w:fldChar w:fldCharType="separate"/>
      </w:r>
      <w:r w:rsidR="00157848" w:rsidRPr="002A0DC6">
        <w:rPr>
          <w:rStyle w:val="a9"/>
          <w:noProof/>
        </w:rPr>
        <w:t>1.4 Программный пакет «Реконструкция»</w:t>
      </w:r>
      <w:r w:rsidR="00157848">
        <w:rPr>
          <w:noProof/>
          <w:webHidden/>
        </w:rPr>
        <w:tab/>
      </w:r>
      <w:r>
        <w:rPr>
          <w:noProof/>
          <w:webHidden/>
        </w:rPr>
        <w:fldChar w:fldCharType="begin"/>
      </w:r>
      <w:r w:rsidR="00157848">
        <w:rPr>
          <w:noProof/>
          <w:webHidden/>
        </w:rPr>
        <w:instrText xml:space="preserve"> PAGEREF _Toc464476569 \h </w:instrText>
      </w:r>
      <w:r>
        <w:rPr>
          <w:noProof/>
          <w:webHidden/>
        </w:rPr>
      </w:r>
      <w:r>
        <w:rPr>
          <w:noProof/>
          <w:webHidden/>
        </w:rPr>
        <w:fldChar w:fldCharType="separate"/>
      </w:r>
      <w:ins w:id="17" w:author="Артем Рыблов" w:date="2016-11-06T00:43:00Z">
        <w:r w:rsidR="007B7C05">
          <w:rPr>
            <w:noProof/>
            <w:webHidden/>
          </w:rPr>
          <w:t>25</w:t>
        </w:r>
      </w:ins>
      <w:del w:id="18" w:author="Артем Рыблов" w:date="2016-11-06T00:43:00Z">
        <w:r w:rsidR="00157848" w:rsidDel="007B7C05">
          <w:rPr>
            <w:noProof/>
            <w:webHidden/>
          </w:rPr>
          <w:delText>21</w:delText>
        </w:r>
      </w:del>
      <w:r>
        <w:rPr>
          <w:noProof/>
          <w:webHidden/>
        </w:rPr>
        <w:fldChar w:fldCharType="end"/>
      </w:r>
      <w:r>
        <w:rPr>
          <w:noProof/>
        </w:rPr>
        <w:fldChar w:fldCharType="end"/>
      </w:r>
    </w:p>
    <w:p w14:paraId="5E7E4B23"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"_Toc464476570" </w:instrText>
      </w:r>
      <w:r>
        <w:fldChar w:fldCharType="separate"/>
      </w:r>
      <w:r w:rsidR="00157848" w:rsidRPr="002A0DC6">
        <w:rPr>
          <w:rStyle w:val="a9"/>
          <w:noProof/>
        </w:rPr>
        <w:t>1.4.1.1 Архитектура и алгоритмы пакета</w:t>
      </w:r>
      <w:r w:rsidR="00157848">
        <w:rPr>
          <w:noProof/>
          <w:webHidden/>
        </w:rPr>
        <w:tab/>
      </w:r>
      <w:r>
        <w:rPr>
          <w:noProof/>
          <w:webHidden/>
        </w:rPr>
        <w:fldChar w:fldCharType="begin"/>
      </w:r>
      <w:r w:rsidR="00157848">
        <w:rPr>
          <w:noProof/>
          <w:webHidden/>
        </w:rPr>
        <w:instrText xml:space="preserve"> PAGEREF _Toc464476570 \h </w:instrText>
      </w:r>
      <w:r>
        <w:rPr>
          <w:noProof/>
          <w:webHidden/>
        </w:rPr>
      </w:r>
      <w:r>
        <w:rPr>
          <w:noProof/>
          <w:webHidden/>
        </w:rPr>
        <w:fldChar w:fldCharType="separate"/>
      </w:r>
      <w:ins w:id="19" w:author="Артем Рыблов" w:date="2016-11-06T00:43:00Z">
        <w:r w:rsidR="007B7C05">
          <w:rPr>
            <w:noProof/>
            <w:webHidden/>
          </w:rPr>
          <w:t>25</w:t>
        </w:r>
      </w:ins>
      <w:del w:id="20" w:author="Артем Рыблов" w:date="2016-11-06T00:43:00Z">
        <w:r w:rsidR="00157848" w:rsidDel="007B7C05">
          <w:rPr>
            <w:noProof/>
            <w:webHidden/>
          </w:rPr>
          <w:delText>21</w:delText>
        </w:r>
      </w:del>
      <w:r>
        <w:rPr>
          <w:noProof/>
          <w:webHidden/>
        </w:rPr>
        <w:fldChar w:fldCharType="end"/>
      </w:r>
      <w:r>
        <w:rPr>
          <w:noProof/>
        </w:rPr>
        <w:fldChar w:fldCharType="end"/>
      </w:r>
    </w:p>
    <w:p w14:paraId="2E15584E"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"_Toc464476571" </w:instrText>
      </w:r>
      <w:r>
        <w:fldChar w:fldCharType="separate"/>
      </w:r>
      <w:r w:rsidR="00157848" w:rsidRPr="002A0DC6">
        <w:rPr>
          <w:rStyle w:val="a9"/>
          <w:noProof/>
        </w:rPr>
        <w:t>1.4.1.2 Используемые математические методы и инфологические модели. Сравнение с аналогами.</w:t>
      </w:r>
      <w:r w:rsidR="00157848">
        <w:rPr>
          <w:noProof/>
          <w:webHidden/>
        </w:rPr>
        <w:tab/>
      </w:r>
      <w:r>
        <w:rPr>
          <w:noProof/>
          <w:webHidden/>
        </w:rPr>
        <w:fldChar w:fldCharType="begin"/>
      </w:r>
      <w:r w:rsidR="00157848">
        <w:rPr>
          <w:noProof/>
          <w:webHidden/>
        </w:rPr>
        <w:instrText xml:space="preserve"> PAGEREF _Toc464476571 \h </w:instrText>
      </w:r>
      <w:r>
        <w:rPr>
          <w:noProof/>
          <w:webHidden/>
        </w:rPr>
      </w:r>
      <w:r>
        <w:rPr>
          <w:noProof/>
          <w:webHidden/>
        </w:rPr>
        <w:fldChar w:fldCharType="separate"/>
      </w:r>
      <w:ins w:id="21" w:author="Артем Рыблов" w:date="2016-11-06T00:43:00Z">
        <w:r w:rsidR="007B7C05">
          <w:rPr>
            <w:noProof/>
            <w:webHidden/>
          </w:rPr>
          <w:t>25</w:t>
        </w:r>
      </w:ins>
      <w:del w:id="22" w:author="Артем Рыблов" w:date="2016-11-06T00:43:00Z">
        <w:r w:rsidR="00157848" w:rsidDel="007B7C05">
          <w:rPr>
            <w:noProof/>
            <w:webHidden/>
          </w:rPr>
          <w:delText>21</w:delText>
        </w:r>
      </w:del>
      <w:r>
        <w:rPr>
          <w:noProof/>
          <w:webHidden/>
        </w:rPr>
        <w:fldChar w:fldCharType="end"/>
      </w:r>
      <w:r>
        <w:rPr>
          <w:noProof/>
        </w:rPr>
        <w:fldChar w:fldCharType="end"/>
      </w:r>
    </w:p>
    <w:p w14:paraId="03E972F8"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"_Toc464476572" </w:instrText>
      </w:r>
      <w:r>
        <w:fldChar w:fldCharType="separate"/>
      </w:r>
      <w:r w:rsidR="00157848" w:rsidRPr="002A0DC6">
        <w:rPr>
          <w:rStyle w:val="a9"/>
          <w:noProof/>
        </w:rPr>
        <w:t>1.4.1.3 Структура программы с описанием функций составных частей и связи между ними</w:t>
      </w:r>
      <w:r w:rsidR="00157848">
        <w:rPr>
          <w:noProof/>
          <w:webHidden/>
        </w:rPr>
        <w:tab/>
      </w:r>
      <w:r>
        <w:rPr>
          <w:noProof/>
          <w:webHidden/>
        </w:rPr>
        <w:fldChar w:fldCharType="begin"/>
      </w:r>
      <w:r w:rsidR="00157848">
        <w:rPr>
          <w:noProof/>
          <w:webHidden/>
        </w:rPr>
        <w:instrText xml:space="preserve"> PAGEREF _Toc464476572 \h </w:instrText>
      </w:r>
      <w:r>
        <w:rPr>
          <w:noProof/>
          <w:webHidden/>
        </w:rPr>
      </w:r>
      <w:r>
        <w:rPr>
          <w:noProof/>
          <w:webHidden/>
        </w:rPr>
        <w:fldChar w:fldCharType="separate"/>
      </w:r>
      <w:ins w:id="23" w:author="Артем Рыблов" w:date="2016-11-06T00:43:00Z">
        <w:r w:rsidR="007B7C05">
          <w:rPr>
            <w:noProof/>
            <w:webHidden/>
          </w:rPr>
          <w:t>25</w:t>
        </w:r>
      </w:ins>
      <w:del w:id="24" w:author="Артем Рыблов" w:date="2016-11-06T00:43:00Z">
        <w:r w:rsidR="00157848" w:rsidDel="007B7C05">
          <w:rPr>
            <w:noProof/>
            <w:webHidden/>
          </w:rPr>
          <w:delText>22</w:delText>
        </w:r>
      </w:del>
      <w:r>
        <w:rPr>
          <w:noProof/>
          <w:webHidden/>
        </w:rPr>
        <w:fldChar w:fldCharType="end"/>
      </w:r>
      <w:r>
        <w:rPr>
          <w:noProof/>
        </w:rPr>
        <w:fldChar w:fldCharType="end"/>
      </w:r>
    </w:p>
    <w:p w14:paraId="2DEC4446"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"_Toc464476573" </w:instrText>
      </w:r>
      <w:r>
        <w:fldChar w:fldCharType="separate"/>
      </w:r>
      <w:r w:rsidR="00157848" w:rsidRPr="002A0DC6">
        <w:rPr>
          <w:rStyle w:val="a9"/>
          <w:noProof/>
        </w:rPr>
        <w:t>1.5 Программный пакет «Лечение»</w:t>
      </w:r>
      <w:r w:rsidR="00157848">
        <w:rPr>
          <w:noProof/>
          <w:webHidden/>
        </w:rPr>
        <w:tab/>
      </w:r>
      <w:r>
        <w:rPr>
          <w:noProof/>
          <w:webHidden/>
        </w:rPr>
        <w:fldChar w:fldCharType="begin"/>
      </w:r>
      <w:r w:rsidR="00157848">
        <w:rPr>
          <w:noProof/>
          <w:webHidden/>
        </w:rPr>
        <w:instrText xml:space="preserve"> PAGEREF _Toc464476573 \h </w:instrText>
      </w:r>
      <w:r>
        <w:rPr>
          <w:noProof/>
          <w:webHidden/>
        </w:rPr>
      </w:r>
      <w:r>
        <w:rPr>
          <w:noProof/>
          <w:webHidden/>
        </w:rPr>
        <w:fldChar w:fldCharType="separate"/>
      </w:r>
      <w:ins w:id="25" w:author="Артем Рыблов" w:date="2016-11-06T00:43:00Z">
        <w:r w:rsidR="007B7C05">
          <w:rPr>
            <w:noProof/>
            <w:webHidden/>
          </w:rPr>
          <w:t>25</w:t>
        </w:r>
      </w:ins>
      <w:del w:id="26" w:author="Артем Рыблов" w:date="2016-11-06T00:43:00Z">
        <w:r w:rsidR="00157848" w:rsidDel="007B7C05">
          <w:rPr>
            <w:noProof/>
            <w:webHidden/>
          </w:rPr>
          <w:delText>22</w:delText>
        </w:r>
      </w:del>
      <w:r>
        <w:rPr>
          <w:noProof/>
          <w:webHidden/>
        </w:rPr>
        <w:fldChar w:fldCharType="end"/>
      </w:r>
      <w:r>
        <w:rPr>
          <w:noProof/>
        </w:rPr>
        <w:fldChar w:fldCharType="end"/>
      </w:r>
    </w:p>
    <w:p w14:paraId="5C040366"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"_Toc464476574" </w:instrText>
      </w:r>
      <w:r>
        <w:fldChar w:fldCharType="separate"/>
      </w:r>
      <w:r w:rsidR="00157848" w:rsidRPr="002A0DC6">
        <w:rPr>
          <w:rStyle w:val="a9"/>
          <w:noProof/>
        </w:rPr>
        <w:t>1.5.1.1 Архитектура и алгоритмы пакета</w:t>
      </w:r>
      <w:r w:rsidR="00157848">
        <w:rPr>
          <w:noProof/>
          <w:webHidden/>
        </w:rPr>
        <w:tab/>
      </w:r>
      <w:r>
        <w:rPr>
          <w:noProof/>
          <w:webHidden/>
        </w:rPr>
        <w:fldChar w:fldCharType="begin"/>
      </w:r>
      <w:r w:rsidR="00157848">
        <w:rPr>
          <w:noProof/>
          <w:webHidden/>
        </w:rPr>
        <w:instrText xml:space="preserve"> PAGEREF _Toc464476574 \h </w:instrText>
      </w:r>
      <w:r>
        <w:rPr>
          <w:noProof/>
          <w:webHidden/>
        </w:rPr>
      </w:r>
      <w:r>
        <w:rPr>
          <w:noProof/>
          <w:webHidden/>
        </w:rPr>
        <w:fldChar w:fldCharType="separate"/>
      </w:r>
      <w:ins w:id="27" w:author="Артем Рыблов" w:date="2016-11-06T00:43:00Z">
        <w:r w:rsidR="007B7C05">
          <w:rPr>
            <w:noProof/>
            <w:webHidden/>
          </w:rPr>
          <w:t>25</w:t>
        </w:r>
      </w:ins>
      <w:del w:id="28" w:author="Артем Рыблов" w:date="2016-11-06T00:43:00Z">
        <w:r w:rsidR="00157848" w:rsidDel="007B7C05">
          <w:rPr>
            <w:noProof/>
            <w:webHidden/>
          </w:rPr>
          <w:delText>22</w:delText>
        </w:r>
      </w:del>
      <w:r>
        <w:rPr>
          <w:noProof/>
          <w:webHidden/>
        </w:rPr>
        <w:fldChar w:fldCharType="end"/>
      </w:r>
      <w:r>
        <w:rPr>
          <w:noProof/>
        </w:rPr>
        <w:fldChar w:fldCharType="end"/>
      </w:r>
    </w:p>
    <w:p w14:paraId="21035552" w14:textId="77777777" w:rsidR="00157848" w:rsidRDefault="0022540C">
      <w:pPr>
        <w:pStyle w:val="41"/>
        <w:tabs>
          <w:tab w:val="right" w:leader="dot" w:pos="10195"/>
        </w:tabs>
        <w:rPr>
          <w:rFonts w:eastAsiaTheme="minorEastAsia"/>
          <w:noProof/>
          <w:sz w:val="22"/>
          <w:lang w:eastAsia="ru-RU"/>
        </w:rPr>
      </w:pPr>
      <w:r>
        <w:lastRenderedPageBreak/>
        <w:fldChar w:fldCharType="begin"/>
      </w:r>
      <w:r w:rsidR="003A707D">
        <w:instrText xml:space="preserve"> HYPERLINK \l "_Toc464476575" </w:instrText>
      </w:r>
      <w:r>
        <w:fldChar w:fldCharType="separate"/>
      </w:r>
      <w:r w:rsidR="00157848" w:rsidRPr="002A0DC6">
        <w:rPr>
          <w:rStyle w:val="a9"/>
          <w:noProof/>
        </w:rPr>
        <w:t>1.5.1.2 Используемые математические методы и инфологические модели. Сравнение с аналогами.</w:t>
      </w:r>
      <w:r w:rsidR="00157848">
        <w:rPr>
          <w:noProof/>
          <w:webHidden/>
        </w:rPr>
        <w:tab/>
      </w:r>
      <w:r>
        <w:rPr>
          <w:noProof/>
          <w:webHidden/>
        </w:rPr>
        <w:fldChar w:fldCharType="begin"/>
      </w:r>
      <w:r w:rsidR="00157848">
        <w:rPr>
          <w:noProof/>
          <w:webHidden/>
        </w:rPr>
        <w:instrText xml:space="preserve"> PAGEREF _Toc464476575 \h </w:instrText>
      </w:r>
      <w:r>
        <w:rPr>
          <w:noProof/>
          <w:webHidden/>
        </w:rPr>
      </w:r>
      <w:r>
        <w:rPr>
          <w:noProof/>
          <w:webHidden/>
        </w:rPr>
        <w:fldChar w:fldCharType="separate"/>
      </w:r>
      <w:ins w:id="29" w:author="Артем Рыблов" w:date="2016-11-06T00:43:00Z">
        <w:r w:rsidR="007B7C05">
          <w:rPr>
            <w:noProof/>
            <w:webHidden/>
          </w:rPr>
          <w:t>25</w:t>
        </w:r>
      </w:ins>
      <w:del w:id="30" w:author="Артем Рыблов" w:date="2016-11-06T00:43:00Z">
        <w:r w:rsidR="00157848" w:rsidDel="007B7C05">
          <w:rPr>
            <w:noProof/>
            <w:webHidden/>
          </w:rPr>
          <w:delText>22</w:delText>
        </w:r>
      </w:del>
      <w:r>
        <w:rPr>
          <w:noProof/>
          <w:webHidden/>
        </w:rPr>
        <w:fldChar w:fldCharType="end"/>
      </w:r>
      <w:r>
        <w:rPr>
          <w:noProof/>
        </w:rPr>
        <w:fldChar w:fldCharType="end"/>
      </w:r>
    </w:p>
    <w:p w14:paraId="17ECE888"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"_Toc464476576" </w:instrText>
      </w:r>
      <w:r>
        <w:fldChar w:fldCharType="separate"/>
      </w:r>
      <w:r w:rsidR="00157848" w:rsidRPr="002A0DC6">
        <w:rPr>
          <w:rStyle w:val="a9"/>
          <w:noProof/>
        </w:rPr>
        <w:t>1.5.1.3 Структура программы с описанием функций составных частей и связи между ними</w:t>
      </w:r>
      <w:r w:rsidR="00157848">
        <w:rPr>
          <w:noProof/>
          <w:webHidden/>
        </w:rPr>
        <w:tab/>
      </w:r>
      <w:r>
        <w:rPr>
          <w:noProof/>
          <w:webHidden/>
        </w:rPr>
        <w:fldChar w:fldCharType="begin"/>
      </w:r>
      <w:r w:rsidR="00157848">
        <w:rPr>
          <w:noProof/>
          <w:webHidden/>
        </w:rPr>
        <w:instrText xml:space="preserve"> PAGEREF _Toc464476576 \h </w:instrText>
      </w:r>
      <w:r>
        <w:rPr>
          <w:noProof/>
          <w:webHidden/>
        </w:rPr>
      </w:r>
      <w:r>
        <w:rPr>
          <w:noProof/>
          <w:webHidden/>
        </w:rPr>
        <w:fldChar w:fldCharType="separate"/>
      </w:r>
      <w:ins w:id="31" w:author="Артем Рыблов" w:date="2016-11-06T00:43:00Z">
        <w:r w:rsidR="007B7C05">
          <w:rPr>
            <w:noProof/>
            <w:webHidden/>
          </w:rPr>
          <w:t>25</w:t>
        </w:r>
      </w:ins>
      <w:del w:id="32" w:author="Артем Рыблов" w:date="2016-11-06T00:43:00Z">
        <w:r w:rsidR="00157848" w:rsidDel="007B7C05">
          <w:rPr>
            <w:noProof/>
            <w:webHidden/>
          </w:rPr>
          <w:delText>22</w:delText>
        </w:r>
      </w:del>
      <w:r>
        <w:rPr>
          <w:noProof/>
          <w:webHidden/>
        </w:rPr>
        <w:fldChar w:fldCharType="end"/>
      </w:r>
      <w:r>
        <w:rPr>
          <w:noProof/>
        </w:rPr>
        <w:fldChar w:fldCharType="end"/>
      </w:r>
    </w:p>
    <w:p w14:paraId="76A176A8"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"_Toc464476577" </w:instrText>
      </w:r>
      <w:r>
        <w:fldChar w:fldCharType="separate"/>
      </w:r>
      <w:r w:rsidR="00157848" w:rsidRPr="002A0DC6">
        <w:rPr>
          <w:rStyle w:val="a9"/>
          <w:noProof/>
        </w:rPr>
        <w:t>1.6 Программный модуль «Мобильный кабинет»</w:t>
      </w:r>
      <w:r w:rsidR="00157848">
        <w:rPr>
          <w:noProof/>
          <w:webHidden/>
        </w:rPr>
        <w:tab/>
      </w:r>
      <w:r>
        <w:rPr>
          <w:noProof/>
          <w:webHidden/>
        </w:rPr>
        <w:fldChar w:fldCharType="begin"/>
      </w:r>
      <w:r w:rsidR="00157848">
        <w:rPr>
          <w:noProof/>
          <w:webHidden/>
        </w:rPr>
        <w:instrText xml:space="preserve"> PAGEREF _Toc464476577 \h </w:instrText>
      </w:r>
      <w:r>
        <w:rPr>
          <w:noProof/>
          <w:webHidden/>
        </w:rPr>
      </w:r>
      <w:r>
        <w:rPr>
          <w:noProof/>
          <w:webHidden/>
        </w:rPr>
        <w:fldChar w:fldCharType="separate"/>
      </w:r>
      <w:ins w:id="33" w:author="Артем Рыблов" w:date="2016-11-06T00:43:00Z">
        <w:r w:rsidR="007B7C05">
          <w:rPr>
            <w:noProof/>
            <w:webHidden/>
          </w:rPr>
          <w:t>25</w:t>
        </w:r>
      </w:ins>
      <w:del w:id="34" w:author="Артем Рыблов" w:date="2016-11-06T00:43:00Z">
        <w:r w:rsidR="00157848" w:rsidDel="007B7C05">
          <w:rPr>
            <w:noProof/>
            <w:webHidden/>
          </w:rPr>
          <w:delText>22</w:delText>
        </w:r>
      </w:del>
      <w:r>
        <w:rPr>
          <w:noProof/>
          <w:webHidden/>
        </w:rPr>
        <w:fldChar w:fldCharType="end"/>
      </w:r>
      <w:r>
        <w:rPr>
          <w:noProof/>
        </w:rPr>
        <w:fldChar w:fldCharType="end"/>
      </w:r>
    </w:p>
    <w:p w14:paraId="2B51EF49"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"_Toc464476578" </w:instrText>
      </w:r>
      <w:r>
        <w:fldChar w:fldCharType="separate"/>
      </w:r>
      <w:r w:rsidR="00157848" w:rsidRPr="002A0DC6">
        <w:rPr>
          <w:rStyle w:val="a9"/>
          <w:noProof/>
        </w:rPr>
        <w:t>1.6.1.1 Архитектура и алгоритмы пакета</w:t>
      </w:r>
      <w:r w:rsidR="00157848">
        <w:rPr>
          <w:noProof/>
          <w:webHidden/>
        </w:rPr>
        <w:tab/>
      </w:r>
      <w:r>
        <w:rPr>
          <w:noProof/>
          <w:webHidden/>
        </w:rPr>
        <w:fldChar w:fldCharType="begin"/>
      </w:r>
      <w:r w:rsidR="00157848">
        <w:rPr>
          <w:noProof/>
          <w:webHidden/>
        </w:rPr>
        <w:instrText xml:space="preserve"> PAGEREF _Toc464476578 \h </w:instrText>
      </w:r>
      <w:r>
        <w:rPr>
          <w:noProof/>
          <w:webHidden/>
        </w:rPr>
      </w:r>
      <w:r>
        <w:rPr>
          <w:noProof/>
          <w:webHidden/>
        </w:rPr>
        <w:fldChar w:fldCharType="separate"/>
      </w:r>
      <w:ins w:id="35" w:author="Артем Рыблов" w:date="2016-11-06T00:43:00Z">
        <w:r w:rsidR="007B7C05">
          <w:rPr>
            <w:noProof/>
            <w:webHidden/>
          </w:rPr>
          <w:t>25</w:t>
        </w:r>
      </w:ins>
      <w:del w:id="36" w:author="Артем Рыблов" w:date="2016-11-06T00:43:00Z">
        <w:r w:rsidR="00157848" w:rsidDel="007B7C05">
          <w:rPr>
            <w:noProof/>
            <w:webHidden/>
          </w:rPr>
          <w:delText>22</w:delText>
        </w:r>
      </w:del>
      <w:r>
        <w:rPr>
          <w:noProof/>
          <w:webHidden/>
        </w:rPr>
        <w:fldChar w:fldCharType="end"/>
      </w:r>
      <w:r>
        <w:rPr>
          <w:noProof/>
        </w:rPr>
        <w:fldChar w:fldCharType="end"/>
      </w:r>
    </w:p>
    <w:p w14:paraId="01559EDC"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"_Toc464476579" </w:instrText>
      </w:r>
      <w:r>
        <w:fldChar w:fldCharType="separate"/>
      </w:r>
      <w:r w:rsidR="00157848" w:rsidRPr="002A0DC6">
        <w:rPr>
          <w:rStyle w:val="a9"/>
          <w:noProof/>
        </w:rPr>
        <w:t>1.6.1.2 Используемые математические методы и инфологические модели. Сравнение с аналогами.</w:t>
      </w:r>
      <w:r w:rsidR="00157848">
        <w:rPr>
          <w:noProof/>
          <w:webHidden/>
        </w:rPr>
        <w:tab/>
      </w:r>
      <w:r>
        <w:rPr>
          <w:noProof/>
          <w:webHidden/>
        </w:rPr>
        <w:fldChar w:fldCharType="begin"/>
      </w:r>
      <w:r w:rsidR="00157848">
        <w:rPr>
          <w:noProof/>
          <w:webHidden/>
        </w:rPr>
        <w:instrText xml:space="preserve"> PAGEREF _Toc464476579 \h </w:instrText>
      </w:r>
      <w:r>
        <w:rPr>
          <w:noProof/>
          <w:webHidden/>
        </w:rPr>
      </w:r>
      <w:r>
        <w:rPr>
          <w:noProof/>
          <w:webHidden/>
        </w:rPr>
        <w:fldChar w:fldCharType="separate"/>
      </w:r>
      <w:ins w:id="37" w:author="Артем Рыблов" w:date="2016-11-06T00:43:00Z">
        <w:r w:rsidR="007B7C05">
          <w:rPr>
            <w:noProof/>
            <w:webHidden/>
          </w:rPr>
          <w:t>25</w:t>
        </w:r>
      </w:ins>
      <w:del w:id="38" w:author="Артем Рыблов" w:date="2016-11-06T00:43:00Z">
        <w:r w:rsidR="00157848" w:rsidDel="007B7C05">
          <w:rPr>
            <w:noProof/>
            <w:webHidden/>
          </w:rPr>
          <w:delText>22</w:delText>
        </w:r>
      </w:del>
      <w:r>
        <w:rPr>
          <w:noProof/>
          <w:webHidden/>
        </w:rPr>
        <w:fldChar w:fldCharType="end"/>
      </w:r>
      <w:r>
        <w:rPr>
          <w:noProof/>
        </w:rPr>
        <w:fldChar w:fldCharType="end"/>
      </w:r>
    </w:p>
    <w:p w14:paraId="4CBC2182" w14:textId="77777777" w:rsidR="00157848" w:rsidRDefault="0022540C">
      <w:pPr>
        <w:pStyle w:val="41"/>
        <w:tabs>
          <w:tab w:val="right" w:leader="dot" w:pos="10195"/>
        </w:tabs>
        <w:rPr>
          <w:rFonts w:eastAsiaTheme="minorEastAsia"/>
          <w:noProof/>
          <w:sz w:val="22"/>
          <w:lang w:eastAsia="ru-RU"/>
        </w:rPr>
      </w:pPr>
      <w:r>
        <w:fldChar w:fldCharType="begin"/>
      </w:r>
      <w:r w:rsidR="003A707D">
        <w:instrText xml:space="preserve"> HYPERLINK \l "_Toc464476580" </w:instrText>
      </w:r>
      <w:r>
        <w:fldChar w:fldCharType="separate"/>
      </w:r>
      <w:r w:rsidR="00157848" w:rsidRPr="002A0DC6">
        <w:rPr>
          <w:rStyle w:val="a9"/>
          <w:noProof/>
        </w:rPr>
        <w:t>1.6.1.3 Структура программы с описанием функций составных частей и связи между ними</w:t>
      </w:r>
      <w:r w:rsidR="00157848">
        <w:rPr>
          <w:noProof/>
          <w:webHidden/>
        </w:rPr>
        <w:tab/>
      </w:r>
      <w:r>
        <w:rPr>
          <w:noProof/>
          <w:webHidden/>
        </w:rPr>
        <w:fldChar w:fldCharType="begin"/>
      </w:r>
      <w:r w:rsidR="00157848">
        <w:rPr>
          <w:noProof/>
          <w:webHidden/>
        </w:rPr>
        <w:instrText xml:space="preserve"> PAGEREF _Toc464476580 \h </w:instrText>
      </w:r>
      <w:r>
        <w:rPr>
          <w:noProof/>
          <w:webHidden/>
        </w:rPr>
      </w:r>
      <w:r>
        <w:rPr>
          <w:noProof/>
          <w:webHidden/>
        </w:rPr>
        <w:fldChar w:fldCharType="separate"/>
      </w:r>
      <w:ins w:id="39" w:author="Артем Рыблов" w:date="2016-11-06T00:43:00Z">
        <w:r w:rsidR="007B7C05">
          <w:rPr>
            <w:noProof/>
            <w:webHidden/>
          </w:rPr>
          <w:t>25</w:t>
        </w:r>
      </w:ins>
      <w:del w:id="40" w:author="Артем Рыблов" w:date="2016-11-06T00:43:00Z">
        <w:r w:rsidR="00157848" w:rsidDel="007B7C05">
          <w:rPr>
            <w:noProof/>
            <w:webHidden/>
          </w:rPr>
          <w:delText>22</w:delText>
        </w:r>
      </w:del>
      <w:r>
        <w:rPr>
          <w:noProof/>
          <w:webHidden/>
        </w:rPr>
        <w:fldChar w:fldCharType="end"/>
      </w:r>
      <w:r>
        <w:rPr>
          <w:noProof/>
        </w:rPr>
        <w:fldChar w:fldCharType="end"/>
      </w:r>
    </w:p>
    <w:p w14:paraId="685E4BEC" w14:textId="77777777" w:rsidR="00157848" w:rsidRDefault="0022540C">
      <w:pPr>
        <w:pStyle w:val="11"/>
        <w:tabs>
          <w:tab w:val="right" w:leader="dot" w:pos="10195"/>
        </w:tabs>
        <w:rPr>
          <w:rFonts w:eastAsiaTheme="minorEastAsia"/>
          <w:noProof/>
          <w:sz w:val="22"/>
          <w:lang w:eastAsia="ru-RU"/>
        </w:rPr>
      </w:pPr>
      <w:r>
        <w:fldChar w:fldCharType="begin"/>
      </w:r>
      <w:r w:rsidR="003A707D">
        <w:instrText xml:space="preserve"> HYPERLINK \l "_Toc464476581" </w:instrText>
      </w:r>
      <w:r>
        <w:fldChar w:fldCharType="separate"/>
      </w:r>
      <w:r w:rsidR="00157848" w:rsidRPr="002A0DC6">
        <w:rPr>
          <w:rStyle w:val="a9"/>
          <w:noProof/>
        </w:rPr>
        <w:t>2 Разработка базы данных</w:t>
      </w:r>
      <w:r w:rsidR="00157848">
        <w:rPr>
          <w:noProof/>
          <w:webHidden/>
        </w:rPr>
        <w:tab/>
      </w:r>
      <w:r>
        <w:rPr>
          <w:noProof/>
          <w:webHidden/>
        </w:rPr>
        <w:fldChar w:fldCharType="begin"/>
      </w:r>
      <w:r w:rsidR="00157848">
        <w:rPr>
          <w:noProof/>
          <w:webHidden/>
        </w:rPr>
        <w:instrText xml:space="preserve"> PAGEREF _Toc464476581 \h </w:instrText>
      </w:r>
      <w:r>
        <w:rPr>
          <w:noProof/>
          <w:webHidden/>
        </w:rPr>
      </w:r>
      <w:r>
        <w:rPr>
          <w:noProof/>
          <w:webHidden/>
        </w:rPr>
        <w:fldChar w:fldCharType="separate"/>
      </w:r>
      <w:ins w:id="41" w:author="Артем Рыблов" w:date="2016-11-06T00:43:00Z">
        <w:r w:rsidR="007B7C05">
          <w:rPr>
            <w:noProof/>
            <w:webHidden/>
          </w:rPr>
          <w:t>43</w:t>
        </w:r>
      </w:ins>
      <w:del w:id="42" w:author="Артем Рыблов" w:date="2016-11-06T00:43:00Z">
        <w:r w:rsidR="00157848" w:rsidDel="007B7C05">
          <w:rPr>
            <w:noProof/>
            <w:webHidden/>
          </w:rPr>
          <w:delText>23</w:delText>
        </w:r>
      </w:del>
      <w:r>
        <w:rPr>
          <w:noProof/>
          <w:webHidden/>
        </w:rPr>
        <w:fldChar w:fldCharType="end"/>
      </w:r>
      <w:r>
        <w:rPr>
          <w:noProof/>
        </w:rPr>
        <w:fldChar w:fldCharType="end"/>
      </w:r>
    </w:p>
    <w:p w14:paraId="04937DEC"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"_Toc464476582" </w:instrText>
      </w:r>
      <w:r>
        <w:fldChar w:fldCharType="separate"/>
      </w:r>
      <w:r w:rsidR="00157848" w:rsidRPr="002A0DC6">
        <w:rPr>
          <w:rStyle w:val="a9"/>
          <w:noProof/>
        </w:rPr>
        <w:t>2.1 Проектирование базы данных</w:t>
      </w:r>
      <w:r w:rsidR="00157848">
        <w:rPr>
          <w:noProof/>
          <w:webHidden/>
        </w:rPr>
        <w:tab/>
      </w:r>
      <w:r>
        <w:rPr>
          <w:noProof/>
          <w:webHidden/>
        </w:rPr>
        <w:fldChar w:fldCharType="begin"/>
      </w:r>
      <w:r w:rsidR="00157848">
        <w:rPr>
          <w:noProof/>
          <w:webHidden/>
        </w:rPr>
        <w:instrText xml:space="preserve"> PAGEREF _Toc464476582 \h </w:instrText>
      </w:r>
      <w:r>
        <w:rPr>
          <w:noProof/>
          <w:webHidden/>
        </w:rPr>
      </w:r>
      <w:r>
        <w:rPr>
          <w:noProof/>
          <w:webHidden/>
        </w:rPr>
        <w:fldChar w:fldCharType="separate"/>
      </w:r>
      <w:ins w:id="43" w:author="Артем Рыблов" w:date="2016-11-06T00:43:00Z">
        <w:r w:rsidR="007B7C05">
          <w:rPr>
            <w:noProof/>
            <w:webHidden/>
          </w:rPr>
          <w:t>43</w:t>
        </w:r>
      </w:ins>
      <w:del w:id="44" w:author="Артем Рыблов" w:date="2016-11-06T00:43:00Z">
        <w:r w:rsidR="00157848" w:rsidDel="007B7C05">
          <w:rPr>
            <w:noProof/>
            <w:webHidden/>
          </w:rPr>
          <w:delText>23</w:delText>
        </w:r>
      </w:del>
      <w:r>
        <w:rPr>
          <w:noProof/>
          <w:webHidden/>
        </w:rPr>
        <w:fldChar w:fldCharType="end"/>
      </w:r>
      <w:r>
        <w:rPr>
          <w:noProof/>
        </w:rPr>
        <w:fldChar w:fldCharType="end"/>
      </w:r>
    </w:p>
    <w:p w14:paraId="29526A67" w14:textId="77777777" w:rsidR="00157848" w:rsidRDefault="0022540C">
      <w:pPr>
        <w:pStyle w:val="31"/>
        <w:tabs>
          <w:tab w:val="right" w:leader="dot" w:pos="10195"/>
        </w:tabs>
        <w:rPr>
          <w:rFonts w:eastAsiaTheme="minorEastAsia"/>
          <w:noProof/>
          <w:sz w:val="22"/>
          <w:lang w:eastAsia="ru-RU"/>
        </w:rPr>
      </w:pPr>
      <w:r>
        <w:fldChar w:fldCharType="begin"/>
      </w:r>
      <w:r w:rsidR="003A707D">
        <w:instrText xml:space="preserve"> HYPERLINK \l "_Toc464476583" </w:instrText>
      </w:r>
      <w:r>
        <w:fldChar w:fldCharType="separate"/>
      </w:r>
      <w:r w:rsidR="00157848" w:rsidRPr="002A0DC6">
        <w:rPr>
          <w:rStyle w:val="a9"/>
          <w:noProof/>
        </w:rPr>
        <w:t>2.1.1 Структура исходной и выходной информации. Модель «сущность-связь».</w:t>
      </w:r>
      <w:r w:rsidR="00157848">
        <w:rPr>
          <w:noProof/>
          <w:webHidden/>
        </w:rPr>
        <w:tab/>
      </w:r>
      <w:r>
        <w:rPr>
          <w:noProof/>
          <w:webHidden/>
        </w:rPr>
        <w:fldChar w:fldCharType="begin"/>
      </w:r>
      <w:r w:rsidR="00157848">
        <w:rPr>
          <w:noProof/>
          <w:webHidden/>
        </w:rPr>
        <w:instrText xml:space="preserve"> PAGEREF _Toc464476583 \h </w:instrText>
      </w:r>
      <w:r>
        <w:rPr>
          <w:noProof/>
          <w:webHidden/>
        </w:rPr>
      </w:r>
      <w:r>
        <w:rPr>
          <w:noProof/>
          <w:webHidden/>
        </w:rPr>
        <w:fldChar w:fldCharType="separate"/>
      </w:r>
      <w:ins w:id="45" w:author="Артем Рыблов" w:date="2016-11-06T00:43:00Z">
        <w:r w:rsidR="007B7C05">
          <w:rPr>
            <w:noProof/>
            <w:webHidden/>
          </w:rPr>
          <w:t>43</w:t>
        </w:r>
      </w:ins>
      <w:del w:id="46" w:author="Артем Рыблов" w:date="2016-11-06T00:43:00Z">
        <w:r w:rsidR="00157848" w:rsidDel="007B7C05">
          <w:rPr>
            <w:noProof/>
            <w:webHidden/>
          </w:rPr>
          <w:delText>23</w:delText>
        </w:r>
      </w:del>
      <w:r>
        <w:rPr>
          <w:noProof/>
          <w:webHidden/>
        </w:rPr>
        <w:fldChar w:fldCharType="end"/>
      </w:r>
      <w:r>
        <w:rPr>
          <w:noProof/>
        </w:rPr>
        <w:fldChar w:fldCharType="end"/>
      </w:r>
    </w:p>
    <w:p w14:paraId="59C8B693" w14:textId="77777777" w:rsidR="00157848" w:rsidRDefault="0022540C">
      <w:pPr>
        <w:pStyle w:val="31"/>
        <w:tabs>
          <w:tab w:val="right" w:leader="dot" w:pos="10195"/>
        </w:tabs>
        <w:rPr>
          <w:rFonts w:eastAsiaTheme="minorEastAsia"/>
          <w:noProof/>
          <w:sz w:val="22"/>
          <w:lang w:eastAsia="ru-RU"/>
        </w:rPr>
      </w:pPr>
      <w:r>
        <w:fldChar w:fldCharType="begin"/>
      </w:r>
      <w:r w:rsidR="003A707D">
        <w:instrText xml:space="preserve"> HYPERLINK \l "_Toc464476584" </w:instrText>
      </w:r>
      <w:r>
        <w:fldChar w:fldCharType="separate"/>
      </w:r>
      <w:r w:rsidR="00157848" w:rsidRPr="002A0DC6">
        <w:rPr>
          <w:rStyle w:val="a9"/>
          <w:noProof/>
        </w:rPr>
        <w:t>2.1.2 Логическая структура базы</w:t>
      </w:r>
      <w:r w:rsidR="00157848">
        <w:rPr>
          <w:noProof/>
          <w:webHidden/>
        </w:rPr>
        <w:tab/>
      </w:r>
      <w:r>
        <w:rPr>
          <w:noProof/>
          <w:webHidden/>
        </w:rPr>
        <w:fldChar w:fldCharType="begin"/>
      </w:r>
      <w:r w:rsidR="00157848">
        <w:rPr>
          <w:noProof/>
          <w:webHidden/>
        </w:rPr>
        <w:instrText xml:space="preserve"> PAGEREF _Toc464476584 \h </w:instrText>
      </w:r>
      <w:r>
        <w:rPr>
          <w:noProof/>
          <w:webHidden/>
        </w:rPr>
      </w:r>
      <w:r>
        <w:rPr>
          <w:noProof/>
          <w:webHidden/>
        </w:rPr>
        <w:fldChar w:fldCharType="separate"/>
      </w:r>
      <w:ins w:id="47" w:author="Артем Рыблов" w:date="2016-11-06T00:43:00Z">
        <w:r w:rsidR="007B7C05">
          <w:rPr>
            <w:noProof/>
            <w:webHidden/>
          </w:rPr>
          <w:t>43</w:t>
        </w:r>
      </w:ins>
      <w:del w:id="48" w:author="Артем Рыблов" w:date="2016-11-06T00:43:00Z">
        <w:r w:rsidR="00157848" w:rsidDel="007B7C05">
          <w:rPr>
            <w:noProof/>
            <w:webHidden/>
          </w:rPr>
          <w:delText>23</w:delText>
        </w:r>
      </w:del>
      <w:r>
        <w:rPr>
          <w:noProof/>
          <w:webHidden/>
        </w:rPr>
        <w:fldChar w:fldCharType="end"/>
      </w:r>
      <w:r>
        <w:rPr>
          <w:noProof/>
        </w:rPr>
        <w:fldChar w:fldCharType="end"/>
      </w:r>
    </w:p>
    <w:p w14:paraId="04111859"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"_Toc464476585" </w:instrText>
      </w:r>
      <w:r>
        <w:fldChar w:fldCharType="separate"/>
      </w:r>
      <w:r w:rsidR="00157848" w:rsidRPr="002A0DC6">
        <w:rPr>
          <w:rStyle w:val="a9"/>
          <w:noProof/>
        </w:rPr>
        <w:t>2.2 Разработка модели функционирования в архитектуре «клиент-сервер»</w:t>
      </w:r>
      <w:r w:rsidR="00157848">
        <w:rPr>
          <w:noProof/>
          <w:webHidden/>
        </w:rPr>
        <w:tab/>
      </w:r>
      <w:r>
        <w:rPr>
          <w:noProof/>
          <w:webHidden/>
        </w:rPr>
        <w:fldChar w:fldCharType="begin"/>
      </w:r>
      <w:r w:rsidR="00157848">
        <w:rPr>
          <w:noProof/>
          <w:webHidden/>
        </w:rPr>
        <w:instrText xml:space="preserve"> PAGEREF _Toc464476585 \h </w:instrText>
      </w:r>
      <w:r>
        <w:rPr>
          <w:noProof/>
          <w:webHidden/>
        </w:rPr>
      </w:r>
      <w:r>
        <w:rPr>
          <w:noProof/>
          <w:webHidden/>
        </w:rPr>
        <w:fldChar w:fldCharType="separate"/>
      </w:r>
      <w:ins w:id="49" w:author="Артем Рыблов" w:date="2016-11-06T00:43:00Z">
        <w:r w:rsidR="007B7C05">
          <w:rPr>
            <w:noProof/>
            <w:webHidden/>
          </w:rPr>
          <w:t>43</w:t>
        </w:r>
      </w:ins>
      <w:del w:id="50" w:author="Артем Рыблов" w:date="2016-11-06T00:43:00Z">
        <w:r w:rsidR="00157848" w:rsidDel="007B7C05">
          <w:rPr>
            <w:noProof/>
            <w:webHidden/>
          </w:rPr>
          <w:delText>23</w:delText>
        </w:r>
      </w:del>
      <w:r>
        <w:rPr>
          <w:noProof/>
          <w:webHidden/>
        </w:rPr>
        <w:fldChar w:fldCharType="end"/>
      </w:r>
      <w:r>
        <w:rPr>
          <w:noProof/>
        </w:rPr>
        <w:fldChar w:fldCharType="end"/>
      </w:r>
    </w:p>
    <w:p w14:paraId="1EDFB3E0" w14:textId="77777777" w:rsidR="00157848" w:rsidRDefault="0022540C">
      <w:pPr>
        <w:pStyle w:val="11"/>
        <w:tabs>
          <w:tab w:val="right" w:leader="dot" w:pos="10195"/>
        </w:tabs>
        <w:rPr>
          <w:rFonts w:eastAsiaTheme="minorEastAsia"/>
          <w:noProof/>
          <w:sz w:val="22"/>
          <w:lang w:eastAsia="ru-RU"/>
        </w:rPr>
      </w:pPr>
      <w:r>
        <w:fldChar w:fldCharType="begin"/>
      </w:r>
      <w:r w:rsidR="003A707D">
        <w:instrText xml:space="preserve"> HYPERLINK \l "_Toc464476586" </w:instrText>
      </w:r>
      <w:r>
        <w:fldChar w:fldCharType="separate"/>
      </w:r>
      <w:r w:rsidR="00157848" w:rsidRPr="002A0DC6">
        <w:rPr>
          <w:rStyle w:val="a9"/>
          <w:noProof/>
        </w:rPr>
        <w:t>3 Анализ процесса и концепции интеграции программных пакетов</w:t>
      </w:r>
      <w:r w:rsidR="00157848">
        <w:rPr>
          <w:noProof/>
          <w:webHidden/>
        </w:rPr>
        <w:tab/>
      </w:r>
      <w:r>
        <w:rPr>
          <w:noProof/>
          <w:webHidden/>
        </w:rPr>
        <w:fldChar w:fldCharType="begin"/>
      </w:r>
      <w:r w:rsidR="00157848">
        <w:rPr>
          <w:noProof/>
          <w:webHidden/>
        </w:rPr>
        <w:instrText xml:space="preserve"> PAGEREF _Toc464476586 \h </w:instrText>
      </w:r>
      <w:r>
        <w:rPr>
          <w:noProof/>
          <w:webHidden/>
        </w:rPr>
      </w:r>
      <w:r>
        <w:rPr>
          <w:noProof/>
          <w:webHidden/>
        </w:rPr>
        <w:fldChar w:fldCharType="separate"/>
      </w:r>
      <w:ins w:id="51" w:author="Артем Рыблов" w:date="2016-11-06T00:43:00Z">
        <w:r w:rsidR="007B7C05">
          <w:rPr>
            <w:noProof/>
            <w:webHidden/>
          </w:rPr>
          <w:t>44</w:t>
        </w:r>
      </w:ins>
      <w:del w:id="52" w:author="Артем Рыблов" w:date="2016-11-06T00:43:00Z">
        <w:r w:rsidR="00157848" w:rsidDel="007B7C05">
          <w:rPr>
            <w:noProof/>
            <w:webHidden/>
          </w:rPr>
          <w:delText>24</w:delText>
        </w:r>
      </w:del>
      <w:r>
        <w:rPr>
          <w:noProof/>
          <w:webHidden/>
        </w:rPr>
        <w:fldChar w:fldCharType="end"/>
      </w:r>
      <w:r>
        <w:rPr>
          <w:noProof/>
        </w:rPr>
        <w:fldChar w:fldCharType="end"/>
      </w:r>
    </w:p>
    <w:p w14:paraId="07044BEE"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"_Toc464476587" </w:instrText>
      </w:r>
      <w:r>
        <w:fldChar w:fldCharType="separate"/>
      </w:r>
      <w:r w:rsidR="00157848" w:rsidRPr="002A0DC6">
        <w:rPr>
          <w:rStyle w:val="a9"/>
          <w:noProof/>
        </w:rPr>
        <w:t>3.1 Требования к интеграции и принципы объединения</w:t>
      </w:r>
      <w:r w:rsidR="00157848">
        <w:rPr>
          <w:noProof/>
          <w:webHidden/>
        </w:rPr>
        <w:tab/>
      </w:r>
      <w:r>
        <w:rPr>
          <w:noProof/>
          <w:webHidden/>
        </w:rPr>
        <w:fldChar w:fldCharType="begin"/>
      </w:r>
      <w:r w:rsidR="00157848">
        <w:rPr>
          <w:noProof/>
          <w:webHidden/>
        </w:rPr>
        <w:instrText xml:space="preserve"> PAGEREF _Toc464476587 \h </w:instrText>
      </w:r>
      <w:r>
        <w:rPr>
          <w:noProof/>
          <w:webHidden/>
        </w:rPr>
      </w:r>
      <w:r>
        <w:rPr>
          <w:noProof/>
          <w:webHidden/>
        </w:rPr>
        <w:fldChar w:fldCharType="separate"/>
      </w:r>
      <w:ins w:id="53" w:author="Артем Рыблов" w:date="2016-11-06T00:43:00Z">
        <w:r w:rsidR="007B7C05">
          <w:rPr>
            <w:noProof/>
            <w:webHidden/>
          </w:rPr>
          <w:t>44</w:t>
        </w:r>
      </w:ins>
      <w:del w:id="54" w:author="Артем Рыблов" w:date="2016-11-06T00:43:00Z">
        <w:r w:rsidR="00157848" w:rsidDel="007B7C05">
          <w:rPr>
            <w:noProof/>
            <w:webHidden/>
          </w:rPr>
          <w:delText>24</w:delText>
        </w:r>
      </w:del>
      <w:r>
        <w:rPr>
          <w:noProof/>
          <w:webHidden/>
        </w:rPr>
        <w:fldChar w:fldCharType="end"/>
      </w:r>
      <w:r>
        <w:rPr>
          <w:noProof/>
        </w:rPr>
        <w:fldChar w:fldCharType="end"/>
      </w:r>
    </w:p>
    <w:p w14:paraId="4AE19BBD" w14:textId="77777777" w:rsidR="00157848" w:rsidRDefault="0022540C">
      <w:pPr>
        <w:pStyle w:val="21"/>
        <w:tabs>
          <w:tab w:val="right" w:leader="dot" w:pos="10195"/>
        </w:tabs>
        <w:rPr>
          <w:rFonts w:eastAsiaTheme="minorEastAsia"/>
          <w:noProof/>
          <w:sz w:val="22"/>
          <w:lang w:eastAsia="ru-RU"/>
        </w:rPr>
      </w:pPr>
      <w:r>
        <w:fldChar w:fldCharType="begin"/>
      </w:r>
      <w:r w:rsidR="003A707D">
        <w:instrText xml:space="preserve"> HYPERLINK \l "_Toc464476588" </w:instrText>
      </w:r>
      <w:r>
        <w:fldChar w:fldCharType="separate"/>
      </w:r>
      <w:r w:rsidR="00157848" w:rsidRPr="002A0DC6">
        <w:rPr>
          <w:rStyle w:val="a9"/>
          <w:noProof/>
        </w:rPr>
        <w:t>3.2 Анализ и выбор архитектуры интеграции</w:t>
      </w:r>
      <w:r w:rsidR="00157848">
        <w:rPr>
          <w:noProof/>
          <w:webHidden/>
        </w:rPr>
        <w:tab/>
      </w:r>
      <w:r>
        <w:rPr>
          <w:noProof/>
          <w:webHidden/>
        </w:rPr>
        <w:fldChar w:fldCharType="begin"/>
      </w:r>
      <w:r w:rsidR="00157848">
        <w:rPr>
          <w:noProof/>
          <w:webHidden/>
        </w:rPr>
        <w:instrText xml:space="preserve"> PAGEREF _Toc464476588 \h </w:instrText>
      </w:r>
      <w:r>
        <w:rPr>
          <w:noProof/>
          <w:webHidden/>
        </w:rPr>
      </w:r>
      <w:r>
        <w:rPr>
          <w:noProof/>
          <w:webHidden/>
        </w:rPr>
        <w:fldChar w:fldCharType="separate"/>
      </w:r>
      <w:ins w:id="55" w:author="Артем Рыблов" w:date="2016-11-06T00:43:00Z">
        <w:r w:rsidR="007B7C05">
          <w:rPr>
            <w:noProof/>
            <w:webHidden/>
          </w:rPr>
          <w:t>44</w:t>
        </w:r>
      </w:ins>
      <w:del w:id="56" w:author="Артем Рыблов" w:date="2016-11-06T00:43:00Z">
        <w:r w:rsidR="00157848" w:rsidDel="007B7C05">
          <w:rPr>
            <w:noProof/>
            <w:webHidden/>
          </w:rPr>
          <w:delText>24</w:delText>
        </w:r>
      </w:del>
      <w:r>
        <w:rPr>
          <w:noProof/>
          <w:webHidden/>
        </w:rPr>
        <w:fldChar w:fldCharType="end"/>
      </w:r>
      <w:r>
        <w:rPr>
          <w:noProof/>
        </w:rPr>
        <w:fldChar w:fldCharType="end"/>
      </w:r>
    </w:p>
    <w:p w14:paraId="4C2076EE" w14:textId="77777777" w:rsidR="000A3C4F" w:rsidRPr="000A3C4F" w:rsidRDefault="0022540C" w:rsidP="000A3C4F">
      <w:r>
        <w:fldChar w:fldCharType="end"/>
      </w:r>
    </w:p>
    <w:p w14:paraId="147F5710" w14:textId="77777777" w:rsidR="004F44F0" w:rsidRPr="004F44F0" w:rsidRDefault="004F44F0" w:rsidP="004F44F0"/>
    <w:p w14:paraId="743BC90A" w14:textId="77777777" w:rsidR="004F44F0" w:rsidRDefault="004F44F0" w:rsidP="00723DA0">
      <w:pPr>
        <w:pStyle w:val="1"/>
        <w:numPr>
          <w:ilvl w:val="0"/>
          <w:numId w:val="0"/>
        </w:numPr>
        <w:ind w:left="561"/>
      </w:pPr>
      <w:bookmarkStart w:id="57" w:name="_Toc464476556"/>
      <w:r>
        <w:lastRenderedPageBreak/>
        <w:t>Обозначения и сокращения</w:t>
      </w:r>
      <w:bookmarkEnd w:id="57"/>
    </w:p>
    <w:p w14:paraId="349C88BB" w14:textId="77777777" w:rsidR="004F44F0" w:rsidRPr="000641D1" w:rsidRDefault="004F44F0" w:rsidP="004F44F0">
      <w:r w:rsidRPr="000641D1">
        <w:t>АД – артериальное давление;</w:t>
      </w:r>
    </w:p>
    <w:p w14:paraId="743650C3" w14:textId="77777777" w:rsidR="004F44F0" w:rsidRPr="001B0F2E" w:rsidRDefault="004F44F0" w:rsidP="004F44F0">
      <w:r>
        <w:t>…</w:t>
      </w:r>
    </w:p>
    <w:p w14:paraId="62C53915" w14:textId="77777777" w:rsidR="004F44F0" w:rsidRPr="004F44F0" w:rsidRDefault="004F44F0" w:rsidP="004F44F0"/>
    <w:p w14:paraId="432BB85D" w14:textId="77777777" w:rsidR="004F44F0" w:rsidRDefault="004F44F0" w:rsidP="00723DA0">
      <w:pPr>
        <w:pStyle w:val="1"/>
        <w:numPr>
          <w:ilvl w:val="0"/>
          <w:numId w:val="0"/>
        </w:numPr>
        <w:ind w:left="561"/>
      </w:pPr>
      <w:bookmarkStart w:id="58" w:name="_Toc464476557"/>
      <w:r>
        <w:lastRenderedPageBreak/>
        <w:t>Введение</w:t>
      </w:r>
      <w:bookmarkEnd w:id="58"/>
    </w:p>
    <w:p w14:paraId="7F4CAA89" w14:textId="77777777" w:rsidR="004F44F0" w:rsidRPr="004F44F0" w:rsidRDefault="004F44F0" w:rsidP="004F44F0"/>
    <w:p w14:paraId="3B375968" w14:textId="77777777" w:rsidR="004F44F0" w:rsidRPr="004F44F0" w:rsidRDefault="004F44F0" w:rsidP="004F44F0"/>
    <w:p w14:paraId="556DCC90" w14:textId="77777777" w:rsidR="00723DA0" w:rsidRDefault="00723DA0" w:rsidP="00FC06CA"/>
    <w:p w14:paraId="704D8BB9" w14:textId="77777777" w:rsidR="00723DA0" w:rsidRPr="00723DA0" w:rsidRDefault="0018330E" w:rsidP="00723DA0">
      <w:pPr>
        <w:pStyle w:val="1"/>
      </w:pPr>
      <w:bookmarkStart w:id="59" w:name="_Toc464476558"/>
      <w:bookmarkStart w:id="60" w:name="_Ref464574630"/>
      <w:bookmarkStart w:id="61" w:name="_Ref464583011"/>
      <w:r>
        <w:lastRenderedPageBreak/>
        <w:t>Исследования в области реализации программных модулей</w:t>
      </w:r>
      <w:bookmarkEnd w:id="59"/>
      <w:bookmarkEnd w:id="60"/>
      <w:bookmarkEnd w:id="61"/>
    </w:p>
    <w:p w14:paraId="69F6291F" w14:textId="77777777" w:rsidR="00723DA0" w:rsidRDefault="00723DA0" w:rsidP="00032513">
      <w:pPr>
        <w:pStyle w:val="2"/>
      </w:pPr>
      <w:bookmarkStart w:id="62" w:name="_Toc464476559"/>
      <w:commentRangeStart w:id="63"/>
      <w:r>
        <w:t>Введение</w:t>
      </w:r>
      <w:commentRangeEnd w:id="63"/>
      <w:r w:rsidR="00032513">
        <w:rPr>
          <w:rStyle w:val="aa"/>
          <w:rFonts w:asciiTheme="minorHAnsi" w:eastAsiaTheme="minorHAnsi" w:hAnsiTheme="minorHAnsi" w:cstheme="minorBidi"/>
          <w:b w:val="0"/>
          <w:bCs w:val="0"/>
        </w:rPr>
        <w:commentReference w:id="63"/>
      </w:r>
      <w:bookmarkEnd w:id="62"/>
    </w:p>
    <w:p w14:paraId="23948047" w14:textId="77777777" w:rsidR="00032513" w:rsidRPr="00032513" w:rsidRDefault="00032513" w:rsidP="00032513">
      <w:r>
        <w:t xml:space="preserve">В данном разделе представлены результаты исследований в области реализации программных модулей ПАК «Киберсердце». По каждому модулю даны общие сведения о его назначении, приведен перечень сторонних программных пакетов, необходимых для его функционирования, перечислены основные технологии и средства разработки, включая технологии параллельных вычислений. </w:t>
      </w:r>
      <w:r w:rsidR="0004369A">
        <w:t>Сформулированы основные математические модели, кратко обобщена информация о планируемых к применению методах их исследования. Для реализации требуемой функциональности спроектирована архитектура программных модулей, описаны основные алгоритмы, преимущественно реализующие математические методы исследования моделей. Дано краткое описание основных принципов программной реализации, включая вопросы интеграции и обмена данными.</w:t>
      </w:r>
    </w:p>
    <w:p w14:paraId="1309DA7E" w14:textId="77777777" w:rsidR="00723DA0" w:rsidRDefault="00723DA0" w:rsidP="00723DA0">
      <w:pPr>
        <w:pStyle w:val="2"/>
      </w:pPr>
      <w:bookmarkStart w:id="64" w:name="_Toc464476560"/>
      <w:r>
        <w:t>Программный пакет «Кардиомодель»</w:t>
      </w:r>
      <w:bookmarkEnd w:id="64"/>
    </w:p>
    <w:p w14:paraId="7C0FDE2D" w14:textId="77777777" w:rsidR="00723DA0" w:rsidRPr="0004369A" w:rsidRDefault="00723DA0" w:rsidP="00723DA0">
      <w:pPr>
        <w:pStyle w:val="3"/>
      </w:pPr>
      <w:bookmarkStart w:id="65" w:name="_Toc464476561"/>
      <w:r>
        <w:t>Общие сведения</w:t>
      </w:r>
      <w:bookmarkEnd w:id="65"/>
    </w:p>
    <w:p w14:paraId="07CB4C5A" w14:textId="77777777" w:rsidR="00E01E3C" w:rsidRDefault="00E01E3C" w:rsidP="00E01E3C">
      <w:r w:rsidRPr="00F00F0F">
        <w:t xml:space="preserve">Программный модуль «Кардиомодель» является составной частью </w:t>
      </w:r>
      <w:r w:rsidR="006605A7">
        <w:t>программно-аппаратного</w:t>
      </w:r>
      <w:r w:rsidRPr="00F00F0F">
        <w:t xml:space="preserve"> комплекса «Киберсердце» и в основном предназначен для проведения исследований в области изучения динамики сердечной мышцы. Так, данный программный модуль, получая на вход трехмерное сегментированное описание сердца в виде тетраэдрической сетки, а также модельные значения параметров, должен позволять проводить численное моделирование электрофизиологических процессов, происходящих в сердце, с точностью до моделей, описанных в научной литературе.</w:t>
      </w:r>
    </w:p>
    <w:p w14:paraId="1D3CD0AB" w14:textId="77777777" w:rsidR="003D764B" w:rsidRPr="00AB1960" w:rsidRDefault="00BD12AB" w:rsidP="00952FA6">
      <w:pPr>
        <w:ind w:firstLine="709"/>
        <w:rPr>
          <w:rFonts w:ascii="Times New Roman" w:hAnsi="Times New Roman"/>
          <w:szCs w:val="24"/>
        </w:rPr>
      </w:pPr>
      <w:commentRangeStart w:id="66"/>
      <w:r>
        <w:rPr>
          <w:rFonts w:ascii="Times New Roman" w:hAnsi="Times New Roman"/>
          <w:szCs w:val="24"/>
        </w:rPr>
        <w:t>Обзор литературы</w:t>
      </w:r>
      <w:commentRangeEnd w:id="66"/>
      <w:r w:rsidR="00626E14">
        <w:rPr>
          <w:rStyle w:val="aa"/>
        </w:rPr>
        <w:commentReference w:id="66"/>
      </w:r>
      <w:r>
        <w:rPr>
          <w:rFonts w:ascii="Times New Roman" w:hAnsi="Times New Roman"/>
          <w:szCs w:val="24"/>
        </w:rPr>
        <w:t>, выполненный на первом этапе работ</w:t>
      </w:r>
      <w:r w:rsidR="006605A7">
        <w:rPr>
          <w:rFonts w:ascii="Times New Roman" w:hAnsi="Times New Roman"/>
          <w:szCs w:val="24"/>
        </w:rPr>
        <w:t xml:space="preserve"> </w:t>
      </w:r>
      <w:r w:rsidR="006605A7" w:rsidRPr="00880E43">
        <w:rPr>
          <w:rFonts w:ascii="Times New Roman" w:hAnsi="Times New Roman"/>
          <w:szCs w:val="24"/>
        </w:rPr>
        <w:t>[</w:t>
      </w:r>
      <w:r w:rsidR="006605A7" w:rsidRPr="00880E43">
        <w:rPr>
          <w:rFonts w:ascii="Times New Roman" w:hAnsi="Times New Roman"/>
          <w:color w:val="FF0000"/>
          <w:szCs w:val="24"/>
        </w:rPr>
        <w:t>ЗДЕСЬ Д.Б, ССЫЛКА НА ОТЧЕТ ПЕРВОГО ЭТАПА</w:t>
      </w:r>
      <w:r w:rsidR="006605A7" w:rsidRPr="00880E43">
        <w:rPr>
          <w:rFonts w:ascii="Times New Roman" w:hAnsi="Times New Roman"/>
          <w:szCs w:val="24"/>
        </w:rPr>
        <w:t>]</w:t>
      </w:r>
      <w:r>
        <w:rPr>
          <w:rFonts w:ascii="Times New Roman" w:hAnsi="Times New Roman"/>
          <w:szCs w:val="24"/>
        </w:rPr>
        <w:t>, показал, что в</w:t>
      </w:r>
      <w:r w:rsidR="00C901B2" w:rsidRPr="00AB1960">
        <w:rPr>
          <w:rFonts w:ascii="Times New Roman" w:hAnsi="Times New Roman"/>
          <w:szCs w:val="24"/>
        </w:rPr>
        <w:t xml:space="preserve"> настоящее время в мире </w:t>
      </w:r>
      <w:r w:rsidR="00B5720A">
        <w:rPr>
          <w:rFonts w:ascii="Times New Roman" w:hAnsi="Times New Roman"/>
          <w:szCs w:val="24"/>
        </w:rPr>
        <w:t>работают несколько научных групп, занимающихся мо</w:t>
      </w:r>
      <w:r w:rsidR="00900C5C">
        <w:rPr>
          <w:rFonts w:ascii="Times New Roman" w:hAnsi="Times New Roman"/>
          <w:szCs w:val="24"/>
        </w:rPr>
        <w:t>д</w:t>
      </w:r>
      <w:r w:rsidR="00B5720A">
        <w:rPr>
          <w:rFonts w:ascii="Times New Roman" w:hAnsi="Times New Roman"/>
          <w:szCs w:val="24"/>
        </w:rPr>
        <w:t>е</w:t>
      </w:r>
      <w:r w:rsidR="00900C5C">
        <w:rPr>
          <w:rFonts w:ascii="Times New Roman" w:hAnsi="Times New Roman"/>
          <w:szCs w:val="24"/>
        </w:rPr>
        <w:t>л</w:t>
      </w:r>
      <w:r w:rsidR="00B5720A">
        <w:rPr>
          <w:rFonts w:ascii="Times New Roman" w:hAnsi="Times New Roman"/>
          <w:szCs w:val="24"/>
        </w:rPr>
        <w:t>ированием электрофизиологической и электромеханической активности сердца.</w:t>
      </w:r>
      <w:r w:rsidR="00FE39E4" w:rsidRPr="00FE39E4">
        <w:rPr>
          <w:rFonts w:ascii="Times New Roman" w:hAnsi="Times New Roman"/>
          <w:szCs w:val="24"/>
        </w:rPr>
        <w:t xml:space="preserve"> </w:t>
      </w:r>
      <w:r w:rsidR="00FE39E4">
        <w:rPr>
          <w:rFonts w:ascii="Times New Roman" w:hAnsi="Times New Roman"/>
          <w:szCs w:val="24"/>
        </w:rPr>
        <w:t xml:space="preserve">Отметим </w:t>
      </w:r>
      <w:r w:rsidR="00CB5DB6">
        <w:rPr>
          <w:rFonts w:ascii="Times New Roman" w:hAnsi="Times New Roman"/>
          <w:szCs w:val="24"/>
        </w:rPr>
        <w:t>наиболее известны</w:t>
      </w:r>
      <w:r w:rsidR="00FE39E4">
        <w:rPr>
          <w:rFonts w:ascii="Times New Roman" w:hAnsi="Times New Roman"/>
          <w:szCs w:val="24"/>
        </w:rPr>
        <w:t>е</w:t>
      </w:r>
      <w:r w:rsidR="00CB5DB6">
        <w:rPr>
          <w:rFonts w:ascii="Times New Roman" w:hAnsi="Times New Roman"/>
          <w:szCs w:val="24"/>
        </w:rPr>
        <w:t xml:space="preserve"> </w:t>
      </w:r>
      <w:r w:rsidR="006605A7">
        <w:rPr>
          <w:rFonts w:ascii="Times New Roman" w:hAnsi="Times New Roman"/>
          <w:szCs w:val="24"/>
        </w:rPr>
        <w:t>работы</w:t>
      </w:r>
      <w:r w:rsidR="00FE39E4">
        <w:rPr>
          <w:rFonts w:ascii="Times New Roman" w:hAnsi="Times New Roman"/>
          <w:szCs w:val="24"/>
        </w:rPr>
        <w:t>.</w:t>
      </w:r>
      <w:r w:rsidR="00594178">
        <w:rPr>
          <w:rFonts w:ascii="Times New Roman" w:hAnsi="Times New Roman"/>
          <w:szCs w:val="24"/>
        </w:rPr>
        <w:t xml:space="preserve"> В лаборатории </w:t>
      </w:r>
      <w:r w:rsidR="006605A7" w:rsidRPr="00CB5DB6">
        <w:rPr>
          <w:rFonts w:ascii="Times New Roman" w:hAnsi="Times New Roman"/>
          <w:szCs w:val="24"/>
        </w:rPr>
        <w:t>Computational Cardiology Lab</w:t>
      </w:r>
      <w:r w:rsidR="006605A7">
        <w:rPr>
          <w:rFonts w:ascii="Times New Roman" w:hAnsi="Times New Roman"/>
          <w:szCs w:val="24"/>
        </w:rPr>
        <w:t xml:space="preserve"> в университете</w:t>
      </w:r>
      <w:r w:rsidR="006605A7" w:rsidRPr="00CB5DB6">
        <w:rPr>
          <w:rFonts w:ascii="Times New Roman" w:hAnsi="Times New Roman"/>
          <w:szCs w:val="24"/>
        </w:rPr>
        <w:t xml:space="preserve"> Джона Хопкинса</w:t>
      </w:r>
      <w:r w:rsidR="006605A7">
        <w:rPr>
          <w:rFonts w:ascii="Times New Roman" w:hAnsi="Times New Roman"/>
          <w:szCs w:val="24"/>
        </w:rPr>
        <w:t xml:space="preserve"> под руководством </w:t>
      </w:r>
      <w:r w:rsidR="00FE39E4">
        <w:rPr>
          <w:rFonts w:ascii="Times New Roman" w:hAnsi="Times New Roman"/>
          <w:szCs w:val="24"/>
        </w:rPr>
        <w:t xml:space="preserve">Натальи Траяновой </w:t>
      </w:r>
      <w:r w:rsidR="00594178">
        <w:rPr>
          <w:rFonts w:ascii="Times New Roman" w:hAnsi="Times New Roman"/>
          <w:szCs w:val="24"/>
        </w:rPr>
        <w:t>ведутся работы по моделированию активности всего сердца</w:t>
      </w:r>
      <w:r w:rsidR="00381407">
        <w:rPr>
          <w:rFonts w:ascii="Times New Roman" w:hAnsi="Times New Roman"/>
          <w:szCs w:val="24"/>
        </w:rPr>
        <w:t>,</w:t>
      </w:r>
      <w:r w:rsidR="00594178">
        <w:rPr>
          <w:rFonts w:ascii="Times New Roman" w:hAnsi="Times New Roman"/>
          <w:szCs w:val="24"/>
        </w:rPr>
        <w:t xml:space="preserve"> построению персонализированных моделей сердца</w:t>
      </w:r>
      <w:r w:rsidR="00381407">
        <w:rPr>
          <w:rFonts w:ascii="Times New Roman" w:hAnsi="Times New Roman"/>
          <w:szCs w:val="24"/>
        </w:rPr>
        <w:t>, а также приложению моделирования к диагностированию некоторых заболеваний</w:t>
      </w:r>
      <w:r w:rsidR="000229BB">
        <w:rPr>
          <w:rFonts w:ascii="Times New Roman" w:hAnsi="Times New Roman"/>
          <w:szCs w:val="24"/>
        </w:rPr>
        <w:t xml:space="preserve"> </w:t>
      </w:r>
      <w:r w:rsidR="000229BB" w:rsidRPr="000229BB">
        <w:rPr>
          <w:rFonts w:ascii="Times New Roman" w:hAnsi="Times New Roman"/>
          <w:szCs w:val="24"/>
        </w:rPr>
        <w:t>[</w:t>
      </w:r>
      <w:r w:rsidR="0022540C">
        <w:rPr>
          <w:rFonts w:ascii="Times New Roman" w:hAnsi="Times New Roman"/>
          <w:szCs w:val="24"/>
        </w:rPr>
        <w:fldChar w:fldCharType="begin"/>
      </w:r>
      <w:r w:rsidR="000229BB">
        <w:rPr>
          <w:rFonts w:ascii="Times New Roman" w:hAnsi="Times New Roman"/>
          <w:szCs w:val="24"/>
        </w:rPr>
        <w:instrText xml:space="preserve"> REF _Ref456122080 \r \h </w:instrText>
      </w:r>
      <w:r w:rsidR="0022540C">
        <w:rPr>
          <w:rFonts w:ascii="Times New Roman" w:hAnsi="Times New Roman"/>
          <w:szCs w:val="24"/>
        </w:rPr>
      </w:r>
      <w:r w:rsidR="0022540C">
        <w:rPr>
          <w:rFonts w:ascii="Times New Roman" w:hAnsi="Times New Roman"/>
          <w:szCs w:val="24"/>
        </w:rPr>
        <w:fldChar w:fldCharType="separate"/>
      </w:r>
      <w:r w:rsidR="007B7C05">
        <w:rPr>
          <w:rFonts w:ascii="Times New Roman" w:hAnsi="Times New Roman"/>
          <w:szCs w:val="24"/>
        </w:rPr>
        <w:t>9</w:t>
      </w:r>
      <w:r w:rsidR="0022540C">
        <w:rPr>
          <w:rFonts w:ascii="Times New Roman" w:hAnsi="Times New Roman"/>
          <w:szCs w:val="24"/>
        </w:rPr>
        <w:fldChar w:fldCharType="end"/>
      </w:r>
      <w:r w:rsidR="000229BB" w:rsidRPr="000229BB">
        <w:rPr>
          <w:rFonts w:ascii="Times New Roman" w:hAnsi="Times New Roman"/>
          <w:szCs w:val="24"/>
        </w:rPr>
        <w:t>]</w:t>
      </w:r>
      <w:r w:rsidR="00594178">
        <w:rPr>
          <w:rFonts w:ascii="Times New Roman" w:hAnsi="Times New Roman"/>
          <w:szCs w:val="24"/>
        </w:rPr>
        <w:t>.</w:t>
      </w:r>
      <w:r w:rsidR="006605A7">
        <w:rPr>
          <w:rFonts w:ascii="Times New Roman" w:hAnsi="Times New Roman"/>
          <w:szCs w:val="24"/>
        </w:rPr>
        <w:t xml:space="preserve"> </w:t>
      </w:r>
      <w:r w:rsidR="006605A7" w:rsidRPr="00440F4F">
        <w:rPr>
          <w:rFonts w:ascii="Times New Roman" w:hAnsi="Times New Roman"/>
          <w:szCs w:val="24"/>
        </w:rPr>
        <w:t xml:space="preserve">В 2014 г. Н. Траянова, Г. Планк и </w:t>
      </w:r>
      <w:r w:rsidR="006605A7" w:rsidRPr="00440F4F">
        <w:rPr>
          <w:rFonts w:ascii="Times New Roman" w:hAnsi="Times New Roman"/>
          <w:szCs w:val="24"/>
          <w:lang w:val="en-US"/>
        </w:rPr>
        <w:t>E</w:t>
      </w:r>
      <w:r w:rsidR="006605A7" w:rsidRPr="00440F4F">
        <w:rPr>
          <w:rFonts w:ascii="Times New Roman" w:hAnsi="Times New Roman"/>
          <w:szCs w:val="24"/>
        </w:rPr>
        <w:t xml:space="preserve">. Вигмонд представили коммерческий пакет </w:t>
      </w:r>
      <w:r w:rsidR="006605A7" w:rsidRPr="00440F4F">
        <w:rPr>
          <w:rFonts w:ascii="Times New Roman" w:hAnsi="Times New Roman"/>
          <w:szCs w:val="24"/>
          <w:lang w:val="en-US"/>
        </w:rPr>
        <w:t>CardioSolv</w:t>
      </w:r>
      <w:r w:rsidR="006605A7" w:rsidRPr="00440F4F">
        <w:rPr>
          <w:rFonts w:ascii="Times New Roman" w:hAnsi="Times New Roman"/>
          <w:szCs w:val="24"/>
        </w:rPr>
        <w:t xml:space="preserve"> (</w:t>
      </w:r>
      <w:hyperlink r:id="rId10" w:history="1">
        <w:r w:rsidR="006605A7" w:rsidRPr="00440F4F">
          <w:rPr>
            <w:rStyle w:val="a9"/>
            <w:rFonts w:ascii="Times New Roman" w:hAnsi="Times New Roman"/>
            <w:szCs w:val="24"/>
            <w:lang w:val="en-US"/>
          </w:rPr>
          <w:t>http</w:t>
        </w:r>
        <w:r w:rsidR="006605A7" w:rsidRPr="00440F4F">
          <w:rPr>
            <w:rStyle w:val="a9"/>
            <w:rFonts w:ascii="Times New Roman" w:hAnsi="Times New Roman"/>
            <w:szCs w:val="24"/>
          </w:rPr>
          <w:t>://</w:t>
        </w:r>
        <w:r w:rsidR="006605A7" w:rsidRPr="00440F4F">
          <w:rPr>
            <w:rStyle w:val="a9"/>
            <w:rFonts w:ascii="Times New Roman" w:hAnsi="Times New Roman"/>
            <w:szCs w:val="24"/>
            <w:lang w:val="en-US"/>
          </w:rPr>
          <w:t>www</w:t>
        </w:r>
        <w:r w:rsidR="006605A7" w:rsidRPr="00440F4F">
          <w:rPr>
            <w:rStyle w:val="a9"/>
            <w:rFonts w:ascii="Times New Roman" w:hAnsi="Times New Roman"/>
            <w:szCs w:val="24"/>
          </w:rPr>
          <w:t>.</w:t>
        </w:r>
        <w:r w:rsidR="006605A7" w:rsidRPr="00440F4F">
          <w:rPr>
            <w:rStyle w:val="a9"/>
            <w:rFonts w:ascii="Times New Roman" w:hAnsi="Times New Roman"/>
            <w:szCs w:val="24"/>
            <w:lang w:val="en-US"/>
          </w:rPr>
          <w:t>cardiosolv</w:t>
        </w:r>
        <w:r w:rsidR="006605A7" w:rsidRPr="00440F4F">
          <w:rPr>
            <w:rStyle w:val="a9"/>
            <w:rFonts w:ascii="Times New Roman" w:hAnsi="Times New Roman"/>
            <w:szCs w:val="24"/>
          </w:rPr>
          <w:t>.</w:t>
        </w:r>
        <w:r w:rsidR="006605A7" w:rsidRPr="00440F4F">
          <w:rPr>
            <w:rStyle w:val="a9"/>
            <w:rFonts w:ascii="Times New Roman" w:hAnsi="Times New Roman"/>
            <w:szCs w:val="24"/>
            <w:lang w:val="en-US"/>
          </w:rPr>
          <w:t>com</w:t>
        </w:r>
        <w:r w:rsidR="006605A7" w:rsidRPr="00440F4F">
          <w:rPr>
            <w:rStyle w:val="a9"/>
            <w:rFonts w:ascii="Times New Roman" w:hAnsi="Times New Roman"/>
            <w:szCs w:val="24"/>
          </w:rPr>
          <w:t>/</w:t>
        </w:r>
      </w:hyperlink>
      <w:r w:rsidR="006605A7" w:rsidRPr="00440F4F">
        <w:rPr>
          <w:rFonts w:ascii="Times New Roman" w:hAnsi="Times New Roman"/>
          <w:szCs w:val="24"/>
        </w:rPr>
        <w:t xml:space="preserve">), выполняющий моделирование сердечной активности и диагностирование некоторых сердечно-сосудистых заболеваний. </w:t>
      </w:r>
      <w:r w:rsidR="00900C5C">
        <w:rPr>
          <w:rFonts w:ascii="Times New Roman" w:hAnsi="Times New Roman"/>
          <w:szCs w:val="24"/>
        </w:rPr>
        <w:t xml:space="preserve"> </w:t>
      </w:r>
      <w:r w:rsidR="00900C5C" w:rsidRPr="00900C5C">
        <w:rPr>
          <w:rFonts w:ascii="Times New Roman" w:hAnsi="Times New Roman"/>
          <w:szCs w:val="24"/>
        </w:rPr>
        <w:t xml:space="preserve">В суперкомпьютерном центре Барселоны </w:t>
      </w:r>
      <w:r w:rsidR="00900C5C" w:rsidRPr="00B07219">
        <w:rPr>
          <w:rFonts w:ascii="Times New Roman" w:hAnsi="Times New Roman"/>
          <w:szCs w:val="24"/>
        </w:rPr>
        <w:t>исследования ведутся под руководством М. Васкеса и Г. Хаузо. Разработанный там пакет Alya Red CCM</w:t>
      </w:r>
      <w:r w:rsidR="00594178" w:rsidRPr="00B07219">
        <w:rPr>
          <w:rFonts w:ascii="Times New Roman" w:hAnsi="Times New Roman"/>
          <w:szCs w:val="24"/>
        </w:rPr>
        <w:t xml:space="preserve"> </w:t>
      </w:r>
      <w:r w:rsidR="000229BB" w:rsidRPr="00B07219">
        <w:rPr>
          <w:rFonts w:ascii="Times New Roman" w:hAnsi="Times New Roman"/>
          <w:szCs w:val="24"/>
        </w:rPr>
        <w:t>[</w:t>
      </w:r>
      <w:r w:rsidR="002C3B8E">
        <w:fldChar w:fldCharType="begin"/>
      </w:r>
      <w:r w:rsidR="002C3B8E">
        <w:instrText xml:space="preserve"> REF _Ref456101697 \r \h  \* MERGEFORMAT </w:instrText>
      </w:r>
      <w:r w:rsidR="002C3B8E">
        <w:fldChar w:fldCharType="separate"/>
      </w:r>
      <w:r w:rsidR="007B7C05">
        <w:t>7</w:t>
      </w:r>
      <w:r w:rsidR="002C3B8E">
        <w:fldChar w:fldCharType="end"/>
      </w:r>
      <w:r w:rsidR="008E718D" w:rsidRPr="00B07219">
        <w:rPr>
          <w:rFonts w:ascii="Times New Roman" w:hAnsi="Times New Roman"/>
          <w:szCs w:val="24"/>
        </w:rPr>
        <w:t xml:space="preserve">] </w:t>
      </w:r>
      <w:r w:rsidR="00AE0975" w:rsidRPr="00B07219">
        <w:rPr>
          <w:rFonts w:ascii="Times New Roman" w:hAnsi="Times New Roman"/>
          <w:szCs w:val="24"/>
        </w:rPr>
        <w:t xml:space="preserve">позволяет выполнить моделирование всего сердца, а также </w:t>
      </w:r>
      <w:r w:rsidR="00AE0975" w:rsidRPr="00B07219">
        <w:rPr>
          <w:rFonts w:ascii="Times New Roman" w:hAnsi="Times New Roman"/>
          <w:szCs w:val="24"/>
        </w:rPr>
        <w:lastRenderedPageBreak/>
        <w:t xml:space="preserve">моделирование потоков крови. </w:t>
      </w:r>
      <w:r w:rsidR="00AB099A" w:rsidRPr="00B07219">
        <w:rPr>
          <w:rFonts w:ascii="Times New Roman" w:hAnsi="Times New Roman"/>
          <w:szCs w:val="24"/>
        </w:rPr>
        <w:t xml:space="preserve">В лаборатории </w:t>
      </w:r>
      <w:r w:rsidR="00AB099A" w:rsidRPr="00B07219">
        <w:rPr>
          <w:rFonts w:ascii="Times New Roman" w:hAnsi="Times New Roman"/>
          <w:szCs w:val="24"/>
          <w:lang w:val="en-US"/>
        </w:rPr>
        <w:t>REO</w:t>
      </w:r>
      <w:r w:rsidR="00AB099A" w:rsidRPr="00B07219">
        <w:rPr>
          <w:rFonts w:ascii="Times New Roman" w:hAnsi="Times New Roman"/>
          <w:szCs w:val="24"/>
        </w:rPr>
        <w:t xml:space="preserve"> французского института </w:t>
      </w:r>
      <w:r w:rsidR="00AB099A" w:rsidRPr="00B07219">
        <w:rPr>
          <w:rFonts w:ascii="Times New Roman" w:hAnsi="Times New Roman"/>
          <w:szCs w:val="24"/>
          <w:lang w:val="en-US"/>
        </w:rPr>
        <w:t>INRIA</w:t>
      </w:r>
      <w:r w:rsidR="00AB099A" w:rsidRPr="00B07219">
        <w:rPr>
          <w:rFonts w:ascii="Times New Roman" w:hAnsi="Times New Roman"/>
          <w:szCs w:val="24"/>
        </w:rPr>
        <w:t xml:space="preserve"> работает группа под руководством Ж.-Ф.</w:t>
      </w:r>
      <w:r w:rsidR="00AB099A" w:rsidRPr="00B07219">
        <w:rPr>
          <w:rFonts w:ascii="Times New Roman" w:hAnsi="Times New Roman"/>
          <w:szCs w:val="24"/>
          <w:lang w:val="en-US"/>
        </w:rPr>
        <w:t> </w:t>
      </w:r>
      <w:r w:rsidR="00AB099A" w:rsidRPr="00B07219">
        <w:rPr>
          <w:rFonts w:ascii="Times New Roman" w:hAnsi="Times New Roman"/>
          <w:szCs w:val="24"/>
        </w:rPr>
        <w:t xml:space="preserve">Гербо. </w:t>
      </w:r>
      <w:r w:rsidR="00272889" w:rsidRPr="00B07219">
        <w:rPr>
          <w:rFonts w:ascii="Times New Roman" w:hAnsi="Times New Roman"/>
          <w:szCs w:val="24"/>
        </w:rPr>
        <w:t>Разработанный там</w:t>
      </w:r>
      <w:r w:rsidR="006605A7">
        <w:rPr>
          <w:rFonts w:ascii="Times New Roman" w:hAnsi="Times New Roman"/>
          <w:szCs w:val="24"/>
        </w:rPr>
        <w:t xml:space="preserve"> программный комплекс</w:t>
      </w:r>
      <w:r w:rsidR="00272889" w:rsidRPr="00B07219">
        <w:rPr>
          <w:rFonts w:ascii="Times New Roman" w:hAnsi="Times New Roman"/>
          <w:szCs w:val="24"/>
        </w:rPr>
        <w:t xml:space="preserve"> позволяет выполнять электрофизиологическое моделирование</w:t>
      </w:r>
      <w:r w:rsidR="00C73D4E">
        <w:rPr>
          <w:rFonts w:ascii="Times New Roman" w:hAnsi="Times New Roman"/>
          <w:szCs w:val="24"/>
        </w:rPr>
        <w:t xml:space="preserve"> и моделирование кардиограммы</w:t>
      </w:r>
      <w:r w:rsidR="004F7147" w:rsidRPr="00B07219">
        <w:rPr>
          <w:rFonts w:ascii="Times New Roman" w:hAnsi="Times New Roman"/>
          <w:szCs w:val="24"/>
        </w:rPr>
        <w:t xml:space="preserve"> [</w:t>
      </w:r>
      <w:r w:rsidR="002C3B8E">
        <w:fldChar w:fldCharType="begin"/>
      </w:r>
      <w:r w:rsidR="002C3B8E">
        <w:instrText xml:space="preserve"> REF _Ref456104550 \r \h  \* MERGEFORMAT </w:instrText>
      </w:r>
      <w:r w:rsidR="002C3B8E">
        <w:fldChar w:fldCharType="separate"/>
      </w:r>
      <w:r w:rsidR="007B7C05">
        <w:t>8</w:t>
      </w:r>
      <w:r w:rsidR="002C3B8E">
        <w:fldChar w:fldCharType="end"/>
      </w:r>
      <w:r w:rsidR="004F7147" w:rsidRPr="00B07219">
        <w:rPr>
          <w:rFonts w:ascii="Times New Roman" w:hAnsi="Times New Roman"/>
          <w:szCs w:val="24"/>
        </w:rPr>
        <w:t>]</w:t>
      </w:r>
      <w:r w:rsidR="00272889" w:rsidRPr="00B07219">
        <w:rPr>
          <w:rFonts w:ascii="Times New Roman" w:hAnsi="Times New Roman"/>
          <w:szCs w:val="24"/>
        </w:rPr>
        <w:t xml:space="preserve">. </w:t>
      </w:r>
      <w:r w:rsidR="00EA695F">
        <w:rPr>
          <w:rFonts w:ascii="Times New Roman" w:hAnsi="Times New Roman"/>
          <w:szCs w:val="24"/>
        </w:rPr>
        <w:t>Указанные разработки являются закры</w:t>
      </w:r>
      <w:r w:rsidR="00743CD9">
        <w:rPr>
          <w:rFonts w:ascii="Times New Roman" w:hAnsi="Times New Roman"/>
          <w:szCs w:val="24"/>
        </w:rPr>
        <w:t>т</w:t>
      </w:r>
      <w:r w:rsidR="00EA695F">
        <w:rPr>
          <w:rFonts w:ascii="Times New Roman" w:hAnsi="Times New Roman"/>
          <w:szCs w:val="24"/>
        </w:rPr>
        <w:t xml:space="preserve">ыми и </w:t>
      </w:r>
      <w:r w:rsidR="006605A7">
        <w:rPr>
          <w:rFonts w:ascii="Times New Roman" w:hAnsi="Times New Roman"/>
          <w:szCs w:val="24"/>
        </w:rPr>
        <w:t>отсутствуют в открытом доступе</w:t>
      </w:r>
      <w:r w:rsidR="00EA695F">
        <w:rPr>
          <w:rFonts w:ascii="Times New Roman" w:hAnsi="Times New Roman"/>
          <w:szCs w:val="24"/>
        </w:rPr>
        <w:t xml:space="preserve">. Исключением является </w:t>
      </w:r>
      <w:r w:rsidR="006605A7">
        <w:rPr>
          <w:rFonts w:ascii="Times New Roman" w:hAnsi="Times New Roman"/>
          <w:szCs w:val="24"/>
        </w:rPr>
        <w:t xml:space="preserve">программный комплекс </w:t>
      </w:r>
      <w:r w:rsidR="00EA695F">
        <w:rPr>
          <w:rFonts w:ascii="Times New Roman" w:hAnsi="Times New Roman"/>
          <w:szCs w:val="24"/>
          <w:lang w:val="en-US"/>
        </w:rPr>
        <w:t>Chaste</w:t>
      </w:r>
      <w:r w:rsidR="00EA695F" w:rsidRPr="00EA695F">
        <w:rPr>
          <w:rFonts w:ascii="Times New Roman" w:hAnsi="Times New Roman"/>
          <w:szCs w:val="24"/>
        </w:rPr>
        <w:t>, разрабатываемый в университете Оксфорда (</w:t>
      </w:r>
      <w:hyperlink r:id="rId11" w:history="1">
        <w:r w:rsidR="00A42788" w:rsidRPr="007C7D99">
          <w:rPr>
            <w:rStyle w:val="a9"/>
            <w:rFonts w:ascii="Times New Roman" w:hAnsi="Times New Roman"/>
            <w:szCs w:val="24"/>
          </w:rPr>
          <w:t>http://www.cs.ox.ac.uk/chaste/cardiac_index.html</w:t>
        </w:r>
      </w:hyperlink>
      <w:r w:rsidR="00EA695F" w:rsidRPr="00EA695F">
        <w:rPr>
          <w:rFonts w:ascii="Times New Roman" w:hAnsi="Times New Roman"/>
          <w:szCs w:val="24"/>
        </w:rPr>
        <w:t>) Р.</w:t>
      </w:r>
      <w:r w:rsidR="006605A7">
        <w:rPr>
          <w:rFonts w:ascii="Times New Roman" w:hAnsi="Times New Roman"/>
          <w:szCs w:val="24"/>
        </w:rPr>
        <w:t xml:space="preserve"> </w:t>
      </w:r>
      <w:r w:rsidR="00EA695F" w:rsidRPr="00EA695F">
        <w:rPr>
          <w:rFonts w:ascii="Times New Roman" w:hAnsi="Times New Roman"/>
          <w:szCs w:val="24"/>
        </w:rPr>
        <w:t>Бодасом, П.</w:t>
      </w:r>
      <w:r w:rsidR="00EA695F">
        <w:rPr>
          <w:rFonts w:ascii="Times New Roman" w:hAnsi="Times New Roman"/>
          <w:szCs w:val="24"/>
          <w:lang w:val="en-US"/>
        </w:rPr>
        <w:t> </w:t>
      </w:r>
      <w:r w:rsidR="00EA695F" w:rsidRPr="00EA695F">
        <w:rPr>
          <w:rFonts w:ascii="Times New Roman" w:hAnsi="Times New Roman"/>
          <w:szCs w:val="24"/>
        </w:rPr>
        <w:t xml:space="preserve">Пафманатаном, Г. Мирамсом и др. </w:t>
      </w:r>
      <w:r w:rsidR="006605A7">
        <w:rPr>
          <w:rFonts w:ascii="Times New Roman" w:hAnsi="Times New Roman"/>
          <w:szCs w:val="24"/>
        </w:rPr>
        <w:t xml:space="preserve">Программный комплекс </w:t>
      </w:r>
      <w:r w:rsidR="00EA695F" w:rsidRPr="00EA695F">
        <w:rPr>
          <w:rFonts w:ascii="Times New Roman" w:hAnsi="Times New Roman"/>
          <w:szCs w:val="24"/>
        </w:rPr>
        <w:t>Chaste выполняет электрофизиологическое  и электромеханическое моделирование сердца.</w:t>
      </w:r>
      <w:r w:rsidR="00784A19" w:rsidRPr="00F37539">
        <w:rPr>
          <w:rFonts w:ascii="Times New Roman" w:hAnsi="Times New Roman"/>
          <w:szCs w:val="24"/>
        </w:rPr>
        <w:t xml:space="preserve"> </w:t>
      </w:r>
      <w:r w:rsidR="006605A7">
        <w:rPr>
          <w:rFonts w:ascii="Times New Roman" w:hAnsi="Times New Roman"/>
          <w:szCs w:val="24"/>
        </w:rPr>
        <w:t xml:space="preserve">В целом, проведенный на первом этапе проекта анализ показал наличие значительной публикационной активности в рассматриваемой предметной области, что подтверждает существенный интерес научного сообщества к разрабатываемой в рамках проекта тематике. Несмотря на наличие ряда программных разработок, позволяющих проводить </w:t>
      </w:r>
      <w:r w:rsidR="003D764B">
        <w:rPr>
          <w:rFonts w:ascii="Times New Roman" w:hAnsi="Times New Roman"/>
          <w:szCs w:val="24"/>
        </w:rPr>
        <w:t xml:space="preserve">численное </w:t>
      </w:r>
      <w:r w:rsidR="006605A7">
        <w:rPr>
          <w:rFonts w:ascii="Times New Roman" w:hAnsi="Times New Roman"/>
          <w:szCs w:val="24"/>
        </w:rPr>
        <w:t xml:space="preserve">моделирование различных </w:t>
      </w:r>
      <w:r w:rsidR="003D764B">
        <w:rPr>
          <w:rFonts w:ascii="Times New Roman" w:hAnsi="Times New Roman"/>
          <w:szCs w:val="24"/>
        </w:rPr>
        <w:t xml:space="preserve">процессов, происходящих в сердце человека, проблему нельзя считать полностью решенной. </w:t>
      </w:r>
      <w:r w:rsidR="00F37539" w:rsidRPr="00AB1960">
        <w:rPr>
          <w:rFonts w:ascii="Times New Roman" w:hAnsi="Times New Roman"/>
          <w:szCs w:val="24"/>
        </w:rPr>
        <w:t xml:space="preserve">Учитывая потенциально широкую сферу применения </w:t>
      </w:r>
      <w:r w:rsidR="007B55B3">
        <w:rPr>
          <w:rFonts w:ascii="Times New Roman" w:hAnsi="Times New Roman"/>
          <w:szCs w:val="24"/>
        </w:rPr>
        <w:t>моделирования сердечной активности</w:t>
      </w:r>
      <w:r w:rsidR="00F37539" w:rsidRPr="00AB1960">
        <w:rPr>
          <w:rFonts w:ascii="Times New Roman" w:hAnsi="Times New Roman"/>
          <w:szCs w:val="24"/>
        </w:rPr>
        <w:t xml:space="preserve">, </w:t>
      </w:r>
      <w:r w:rsidR="007B55B3" w:rsidRPr="00AB1960">
        <w:rPr>
          <w:rFonts w:ascii="Times New Roman" w:hAnsi="Times New Roman"/>
          <w:szCs w:val="24"/>
        </w:rPr>
        <w:t xml:space="preserve">разработка и программная реализация отечественной </w:t>
      </w:r>
      <w:r w:rsidR="003D764B">
        <w:rPr>
          <w:rFonts w:ascii="Times New Roman" w:hAnsi="Times New Roman"/>
          <w:szCs w:val="24"/>
        </w:rPr>
        <w:t xml:space="preserve">компьютерной </w:t>
      </w:r>
      <w:r w:rsidR="007B55B3" w:rsidRPr="00AB1960">
        <w:rPr>
          <w:rFonts w:ascii="Times New Roman" w:hAnsi="Times New Roman"/>
          <w:szCs w:val="24"/>
        </w:rPr>
        <w:t xml:space="preserve">модели сердца </w:t>
      </w:r>
      <w:r w:rsidR="003D764B">
        <w:rPr>
          <w:rFonts w:ascii="Times New Roman" w:hAnsi="Times New Roman"/>
          <w:szCs w:val="24"/>
        </w:rPr>
        <w:t>в рамках ПП «Кардиомодель» представляется</w:t>
      </w:r>
      <w:r w:rsidR="007B55B3" w:rsidRPr="00AB1960">
        <w:rPr>
          <w:rFonts w:ascii="Times New Roman" w:hAnsi="Times New Roman"/>
          <w:szCs w:val="24"/>
        </w:rPr>
        <w:t xml:space="preserve"> актуальной</w:t>
      </w:r>
      <w:r w:rsidR="003D764B">
        <w:rPr>
          <w:rFonts w:ascii="Times New Roman" w:hAnsi="Times New Roman"/>
          <w:szCs w:val="24"/>
        </w:rPr>
        <w:t xml:space="preserve"> задачей</w:t>
      </w:r>
      <w:r w:rsidR="007B55B3">
        <w:rPr>
          <w:rFonts w:ascii="Times New Roman" w:hAnsi="Times New Roman"/>
          <w:szCs w:val="24"/>
        </w:rPr>
        <w:t>.</w:t>
      </w:r>
    </w:p>
    <w:p w14:paraId="411DFDE6" w14:textId="77777777" w:rsidR="00313FD7" w:rsidRPr="001A123A" w:rsidRDefault="003D764B" w:rsidP="00313FD7">
      <w:r>
        <w:rPr>
          <w:rFonts w:ascii="Times New Roman" w:hAnsi="Times New Roman" w:cs="Times New Roman"/>
        </w:rPr>
        <w:t>А</w:t>
      </w:r>
      <w:r w:rsidR="00313FD7">
        <w:rPr>
          <w:rFonts w:ascii="Times New Roman" w:hAnsi="Times New Roman" w:cs="Times New Roman"/>
        </w:rPr>
        <w:t>рхитектура ПП «Кардиомодель» проектируется в рамках объектно-ориентированной методологии с выделением основных подсистем с четко описанными интерфейсами. Разработка</w:t>
      </w:r>
      <w:r w:rsidR="00313FD7">
        <w:t xml:space="preserve"> гибкой архитектуры позволит в дальнейшем развивать ПП «Кардиомодель» в сторону расширения поддерживаемых моделей, численных методов и средств анализа результатов</w:t>
      </w:r>
      <w:r w:rsidR="00313FD7">
        <w:rPr>
          <w:rFonts w:ascii="Times New Roman" w:hAnsi="Times New Roman" w:cs="Times New Roman"/>
        </w:rPr>
        <w:t>.</w:t>
      </w:r>
      <w:r w:rsidR="00313FD7" w:rsidRPr="00622BFF">
        <w:rPr>
          <w:rFonts w:ascii="Times New Roman" w:hAnsi="Times New Roman" w:cs="Times New Roman"/>
        </w:rPr>
        <w:t xml:space="preserve"> </w:t>
      </w:r>
      <w:r w:rsidR="00313FD7">
        <w:rPr>
          <w:rFonts w:ascii="Times New Roman" w:hAnsi="Times New Roman" w:cs="Times New Roman"/>
        </w:rPr>
        <w:t xml:space="preserve">При этом основные подсистемы, ответственные за выполнение расчетов на современных вычислительных системах, реализованы на языке программирования </w:t>
      </w:r>
      <w:r w:rsidR="00313FD7">
        <w:rPr>
          <w:rFonts w:ascii="Times New Roman" w:hAnsi="Times New Roman" w:cs="Times New Roman"/>
          <w:lang w:val="en-US"/>
        </w:rPr>
        <w:t>C</w:t>
      </w:r>
      <w:r w:rsidR="00313FD7" w:rsidRPr="006D52AE">
        <w:rPr>
          <w:rFonts w:ascii="Times New Roman" w:hAnsi="Times New Roman" w:cs="Times New Roman"/>
        </w:rPr>
        <w:t>++</w:t>
      </w:r>
      <w:r w:rsidR="00313FD7">
        <w:rPr>
          <w:rFonts w:ascii="Times New Roman" w:hAnsi="Times New Roman" w:cs="Times New Roman"/>
        </w:rPr>
        <w:t xml:space="preserve">. Для подсистем </w:t>
      </w:r>
      <w:r w:rsidR="00313FD7" w:rsidRPr="0046081A">
        <w:rPr>
          <w:rFonts w:ascii="Times New Roman" w:hAnsi="Times New Roman" w:cs="Times New Roman"/>
        </w:rPr>
        <w:t>ввода/вывода и конфигурирования</w:t>
      </w:r>
      <w:r w:rsidR="00313FD7">
        <w:rPr>
          <w:rFonts w:ascii="Times New Roman" w:hAnsi="Times New Roman" w:cs="Times New Roman"/>
        </w:rPr>
        <w:t xml:space="preserve"> допускается использование скриптовых языков</w:t>
      </w:r>
      <w:r w:rsidR="00313FD7" w:rsidRPr="0046081A">
        <w:rPr>
          <w:rFonts w:ascii="Times New Roman" w:hAnsi="Times New Roman" w:cs="Times New Roman"/>
        </w:rPr>
        <w:t xml:space="preserve">. </w:t>
      </w:r>
      <w:r w:rsidR="00313FD7">
        <w:rPr>
          <w:rFonts w:ascii="Times New Roman" w:hAnsi="Times New Roman" w:cs="Times New Roman"/>
        </w:rPr>
        <w:t xml:space="preserve">Распараллеливание для систем с распределенной памятью выполняется при помощи технологии </w:t>
      </w:r>
      <w:r w:rsidR="00313FD7">
        <w:rPr>
          <w:rFonts w:ascii="Times New Roman" w:hAnsi="Times New Roman" w:cs="Times New Roman"/>
          <w:lang w:val="en-US"/>
        </w:rPr>
        <w:t>MPI</w:t>
      </w:r>
      <w:r w:rsidR="00313FD7">
        <w:rPr>
          <w:rFonts w:ascii="Times New Roman" w:hAnsi="Times New Roman" w:cs="Times New Roman"/>
        </w:rPr>
        <w:t xml:space="preserve">, для систем с общей памятью – при помощи технологии </w:t>
      </w:r>
      <w:r w:rsidR="00313FD7">
        <w:rPr>
          <w:rFonts w:ascii="Times New Roman" w:hAnsi="Times New Roman" w:cs="Times New Roman"/>
          <w:lang w:val="en-US"/>
        </w:rPr>
        <w:t>OpenMP</w:t>
      </w:r>
      <w:r w:rsidR="00313FD7">
        <w:rPr>
          <w:rFonts w:ascii="Times New Roman" w:hAnsi="Times New Roman" w:cs="Times New Roman"/>
        </w:rPr>
        <w:t>.</w:t>
      </w:r>
    </w:p>
    <w:p w14:paraId="36A228DD" w14:textId="77777777" w:rsidR="00171830" w:rsidRDefault="00AB3FCC" w:rsidP="00AB3FCC">
      <w:r>
        <w:t>Для функционирования программного модуля «Кардиомодель» необходим</w:t>
      </w:r>
      <w:r w:rsidR="003D764B">
        <w:t>о</w:t>
      </w:r>
      <w:r>
        <w:t xml:space="preserve"> сл</w:t>
      </w:r>
      <w:r w:rsidR="00F42A4D">
        <w:t>едующее</w:t>
      </w:r>
      <w:r w:rsidR="005153B1">
        <w:t xml:space="preserve"> стороннее</w:t>
      </w:r>
      <w:r w:rsidR="00F42A4D">
        <w:t xml:space="preserve"> программное обеспечение:</w:t>
      </w:r>
    </w:p>
    <w:p w14:paraId="060664A1" w14:textId="77777777" w:rsidR="005B2831" w:rsidRPr="00D74C88" w:rsidRDefault="005B2831" w:rsidP="009A0C3B">
      <w:pPr>
        <w:pStyle w:val="a8"/>
        <w:numPr>
          <w:ilvl w:val="0"/>
          <w:numId w:val="5"/>
        </w:numPr>
        <w:rPr>
          <w:rFonts w:cs="Times New Roman"/>
          <w:szCs w:val="24"/>
        </w:rPr>
      </w:pPr>
      <w:r>
        <w:t>Библиотека</w:t>
      </w:r>
      <w:r w:rsidRPr="00E9083A">
        <w:t xml:space="preserve"> </w:t>
      </w:r>
      <w:r w:rsidRPr="00D74C88">
        <w:rPr>
          <w:rFonts w:cs="Times New Roman"/>
          <w:szCs w:val="24"/>
          <w:lang w:val="en-US"/>
        </w:rPr>
        <w:t>VTK</w:t>
      </w:r>
      <w:r w:rsidR="00CB762F">
        <w:rPr>
          <w:rFonts w:cs="Times New Roman"/>
          <w:szCs w:val="24"/>
        </w:rPr>
        <w:t xml:space="preserve"> (</w:t>
      </w:r>
      <w:r w:rsidR="00CB762F" w:rsidRPr="00CB762F">
        <w:rPr>
          <w:rFonts w:cs="Times New Roman"/>
          <w:szCs w:val="24"/>
        </w:rPr>
        <w:t>http://www.vtk.org/</w:t>
      </w:r>
      <w:r w:rsidR="00CB762F">
        <w:rPr>
          <w:rFonts w:cs="Times New Roman"/>
          <w:szCs w:val="24"/>
        </w:rPr>
        <w:t>)</w:t>
      </w:r>
      <w:r w:rsidRPr="00E9083A">
        <w:rPr>
          <w:rFonts w:cs="Times New Roman"/>
          <w:szCs w:val="24"/>
        </w:rPr>
        <w:t xml:space="preserve">, </w:t>
      </w:r>
      <w:r w:rsidR="00E9083A">
        <w:rPr>
          <w:rFonts w:cs="Times New Roman"/>
          <w:szCs w:val="24"/>
        </w:rPr>
        <w:t xml:space="preserve">для сохранения данных моделирования в </w:t>
      </w:r>
      <w:r w:rsidR="003D764B">
        <w:rPr>
          <w:rFonts w:cs="Times New Roman"/>
          <w:szCs w:val="24"/>
        </w:rPr>
        <w:t xml:space="preserve">специализированном </w:t>
      </w:r>
      <w:r w:rsidR="00E9083A">
        <w:rPr>
          <w:rFonts w:cs="Times New Roman"/>
          <w:szCs w:val="24"/>
        </w:rPr>
        <w:t>формате</w:t>
      </w:r>
      <w:r w:rsidR="00CB762F">
        <w:rPr>
          <w:rFonts w:cs="Times New Roman"/>
          <w:szCs w:val="24"/>
        </w:rPr>
        <w:t xml:space="preserve"> с</w:t>
      </w:r>
      <w:r w:rsidR="0004369A">
        <w:rPr>
          <w:rFonts w:cs="Times New Roman"/>
          <w:szCs w:val="24"/>
        </w:rPr>
        <w:t xml:space="preserve"> целью последующей визуализации.</w:t>
      </w:r>
    </w:p>
    <w:p w14:paraId="3E4F2CC3" w14:textId="77777777" w:rsidR="005B2831" w:rsidRDefault="005B2831" w:rsidP="009A0C3B">
      <w:pPr>
        <w:pStyle w:val="a8"/>
        <w:numPr>
          <w:ilvl w:val="0"/>
          <w:numId w:val="5"/>
        </w:numPr>
      </w:pPr>
      <w:r>
        <w:t xml:space="preserve">Библиотека </w:t>
      </w:r>
      <w:r w:rsidRPr="00D74C88">
        <w:rPr>
          <w:lang w:val="en-US"/>
        </w:rPr>
        <w:t>PETSc</w:t>
      </w:r>
      <w:r w:rsidR="00CB762F">
        <w:t xml:space="preserve"> (</w:t>
      </w:r>
      <w:r w:rsidR="00CB762F" w:rsidRPr="00CB762F">
        <w:t>https://www.mcs.anl.gov/petsc/</w:t>
      </w:r>
      <w:r w:rsidR="00CB762F">
        <w:t>)</w:t>
      </w:r>
      <w:r w:rsidRPr="005B2831">
        <w:t xml:space="preserve">, </w:t>
      </w:r>
      <w:r w:rsidR="00CB762F">
        <w:t xml:space="preserve">содержащая </w:t>
      </w:r>
      <w:r w:rsidR="00BE17A7">
        <w:t>реализацию ряда решателей разреженных СЛАУ для кластерных систем</w:t>
      </w:r>
      <w:r w:rsidR="0004369A">
        <w:t>.</w:t>
      </w:r>
    </w:p>
    <w:p w14:paraId="7E74F81F" w14:textId="77777777" w:rsidR="005B2831" w:rsidRDefault="005B2831" w:rsidP="009A0C3B">
      <w:pPr>
        <w:pStyle w:val="a8"/>
        <w:numPr>
          <w:ilvl w:val="0"/>
          <w:numId w:val="5"/>
        </w:numPr>
      </w:pPr>
      <w:r>
        <w:t xml:space="preserve">Библиотека </w:t>
      </w:r>
      <w:r w:rsidRPr="00D74C88">
        <w:rPr>
          <w:lang w:val="en-US"/>
        </w:rPr>
        <w:t>ParMetis</w:t>
      </w:r>
      <w:r w:rsidR="00BE17A7">
        <w:t xml:space="preserve"> (</w:t>
      </w:r>
      <w:hyperlink r:id="rId12" w:history="1">
        <w:r w:rsidR="00BE17A7" w:rsidRPr="00753511">
          <w:rPr>
            <w:rStyle w:val="a9"/>
          </w:rPr>
          <w:t>http://glaros.dtc.umn.edu/gkhome/metis/parmetis/overview</w:t>
        </w:r>
      </w:hyperlink>
      <w:r w:rsidR="00BE17A7">
        <w:t>), содержащая реализацию алгоритмов распределения сет</w:t>
      </w:r>
      <w:r w:rsidR="003D764B">
        <w:t>ок</w:t>
      </w:r>
      <w:r w:rsidR="00BE17A7">
        <w:t xml:space="preserve"> по вычислительным узлам</w:t>
      </w:r>
      <w:r w:rsidR="0004369A">
        <w:t>.</w:t>
      </w:r>
    </w:p>
    <w:p w14:paraId="685FC1CF" w14:textId="77777777" w:rsidR="005B2831" w:rsidRDefault="0004369A" w:rsidP="009A0C3B">
      <w:pPr>
        <w:pStyle w:val="a8"/>
        <w:numPr>
          <w:ilvl w:val="0"/>
          <w:numId w:val="5"/>
        </w:numPr>
      </w:pPr>
      <w:r>
        <w:t>Реализация стандарта</w:t>
      </w:r>
      <w:r w:rsidR="00277C6D">
        <w:t xml:space="preserve"> </w:t>
      </w:r>
      <w:r w:rsidR="005B2831" w:rsidRPr="00D74C88">
        <w:rPr>
          <w:lang w:val="en-US"/>
        </w:rPr>
        <w:t>OpenMP</w:t>
      </w:r>
      <w:r w:rsidR="002F470D">
        <w:t xml:space="preserve"> </w:t>
      </w:r>
      <w:r w:rsidR="00661BBA">
        <w:t xml:space="preserve">для </w:t>
      </w:r>
      <w:r w:rsidR="00943089">
        <w:t>распараллеливания вычислений на общей памяти при использовании</w:t>
      </w:r>
      <w:r w:rsidR="00661BBA">
        <w:t xml:space="preserve"> </w:t>
      </w:r>
      <w:r w:rsidR="00943089">
        <w:t>многоядерных</w:t>
      </w:r>
      <w:r w:rsidR="00661BBA">
        <w:t xml:space="preserve"> </w:t>
      </w:r>
      <w:r w:rsidR="00943089">
        <w:t>процессоров</w:t>
      </w:r>
      <w:r w:rsidR="0046081A">
        <w:t xml:space="preserve"> </w:t>
      </w:r>
      <w:r w:rsidR="00943089">
        <w:t>в рамках персонального компьютера (</w:t>
      </w:r>
      <w:r w:rsidR="0046081A">
        <w:t>ПК</w:t>
      </w:r>
      <w:r w:rsidR="00943089">
        <w:t>)</w:t>
      </w:r>
      <w:r w:rsidR="0046081A">
        <w:t xml:space="preserve"> </w:t>
      </w:r>
      <w:r>
        <w:t>или узла кластера.</w:t>
      </w:r>
    </w:p>
    <w:p w14:paraId="3C9B087A" w14:textId="77777777" w:rsidR="001C2BE2" w:rsidRDefault="00943089" w:rsidP="009A0C3B">
      <w:pPr>
        <w:pStyle w:val="a8"/>
        <w:numPr>
          <w:ilvl w:val="0"/>
          <w:numId w:val="5"/>
        </w:numPr>
      </w:pPr>
      <w:r>
        <w:lastRenderedPageBreak/>
        <w:t>Реализация стандарта</w:t>
      </w:r>
      <w:r w:rsidR="00B7508D" w:rsidRPr="0059416A">
        <w:t xml:space="preserve"> </w:t>
      </w:r>
      <w:r w:rsidR="005B2831" w:rsidRPr="00D74C88">
        <w:rPr>
          <w:lang w:val="en-US"/>
        </w:rPr>
        <w:t>MPI</w:t>
      </w:r>
      <w:r w:rsidR="00B7508D">
        <w:t xml:space="preserve"> для </w:t>
      </w:r>
      <w:r>
        <w:t>распараллеливания вычислений на распределенной памяти при использовании кластерных систем</w:t>
      </w:r>
      <w:r w:rsidR="0004369A">
        <w:t>.</w:t>
      </w:r>
    </w:p>
    <w:p w14:paraId="22A107D7" w14:textId="77777777" w:rsidR="006854F9" w:rsidRDefault="006854F9" w:rsidP="009A0C3B">
      <w:pPr>
        <w:pStyle w:val="a8"/>
        <w:numPr>
          <w:ilvl w:val="0"/>
          <w:numId w:val="5"/>
        </w:numPr>
      </w:pPr>
      <w:r>
        <w:t xml:space="preserve">Библиотека </w:t>
      </w:r>
      <w:r>
        <w:rPr>
          <w:lang w:val="en-US"/>
        </w:rPr>
        <w:t>Libconfig</w:t>
      </w:r>
      <w:r>
        <w:t xml:space="preserve"> (</w:t>
      </w:r>
      <w:hyperlink r:id="rId13" w:history="1">
        <w:r w:rsidRPr="00753511">
          <w:rPr>
            <w:rStyle w:val="a9"/>
          </w:rPr>
          <w:t>http://www.hyperrealm.com/libconfig/</w:t>
        </w:r>
      </w:hyperlink>
      <w:r>
        <w:t xml:space="preserve">), предназначенная для </w:t>
      </w:r>
      <w:r w:rsidR="003D764B">
        <w:t xml:space="preserve">работы с </w:t>
      </w:r>
      <w:r>
        <w:t>конфигурационны</w:t>
      </w:r>
      <w:r w:rsidR="003D764B">
        <w:t>ми</w:t>
      </w:r>
      <w:r>
        <w:t xml:space="preserve"> файл</w:t>
      </w:r>
      <w:r w:rsidR="003D764B">
        <w:t>ами</w:t>
      </w:r>
      <w:r>
        <w:t>.</w:t>
      </w:r>
    </w:p>
    <w:p w14:paraId="16B67C94" w14:textId="77777777" w:rsidR="00550B70" w:rsidRDefault="003D764B" w:rsidP="00550B70">
      <w:r>
        <w:t xml:space="preserve">Интеграция ПП «Кардиомодель» с другими модулями </w:t>
      </w:r>
      <w:r w:rsidR="00157848">
        <w:t>ПАК</w:t>
      </w:r>
      <w:r w:rsidR="00550B70">
        <w:t xml:space="preserve"> «Киберсердце» </w:t>
      </w:r>
      <w:r>
        <w:t xml:space="preserve">будет организована следующим образом. </w:t>
      </w:r>
      <w:r w:rsidR="00550B70">
        <w:t xml:space="preserve">ПП «Кардиомодель» </w:t>
      </w:r>
      <w:r>
        <w:t xml:space="preserve">напрямую </w:t>
      </w:r>
      <w:r w:rsidR="00550B70">
        <w:t>связ</w:t>
      </w:r>
      <w:r>
        <w:t>ан</w:t>
      </w:r>
      <w:r w:rsidR="00550B70">
        <w:t xml:space="preserve"> с ПП «Кардиобаза»</w:t>
      </w:r>
      <w:r>
        <w:t xml:space="preserve"> для работы с </w:t>
      </w:r>
      <w:r w:rsidR="00550B70">
        <w:t>входны</w:t>
      </w:r>
      <w:r>
        <w:t>ми</w:t>
      </w:r>
      <w:r w:rsidR="00550B70">
        <w:t xml:space="preserve"> и выходны</w:t>
      </w:r>
      <w:r>
        <w:t>ми</w:t>
      </w:r>
      <w:r w:rsidR="00550B70">
        <w:t xml:space="preserve"> данны</w:t>
      </w:r>
      <w:r>
        <w:t>ми</w:t>
      </w:r>
      <w:r w:rsidR="00550B70">
        <w:t xml:space="preserve">. </w:t>
      </w:r>
      <w:r>
        <w:t>Так, и</w:t>
      </w:r>
      <w:r w:rsidR="00550B70">
        <w:t>сходные данные модуля – трехмерные сетки сердеч</w:t>
      </w:r>
      <w:r w:rsidR="00157848">
        <w:t>ной ткани, построенные ПП «Реко</w:t>
      </w:r>
      <w:r w:rsidR="00550B70">
        <w:t xml:space="preserve">нструкция», – загружаются из </w:t>
      </w:r>
      <w:r>
        <w:t xml:space="preserve">базы данных посредством </w:t>
      </w:r>
      <w:r>
        <w:rPr>
          <w:lang w:val="en-US"/>
        </w:rPr>
        <w:t>API</w:t>
      </w:r>
      <w:r>
        <w:t xml:space="preserve"> </w:t>
      </w:r>
      <w:r w:rsidR="00550B70">
        <w:t xml:space="preserve">ПП «Кардиобаза». Выходные данные модуля – файлы с результатами моделирования – сохраняются в </w:t>
      </w:r>
      <w:r>
        <w:t xml:space="preserve">базе данных посредством </w:t>
      </w:r>
      <w:r>
        <w:rPr>
          <w:lang w:val="en-US"/>
        </w:rPr>
        <w:t>API</w:t>
      </w:r>
      <w:r w:rsidRPr="00880E43">
        <w:t xml:space="preserve"> </w:t>
      </w:r>
      <w:r w:rsidR="00550B70">
        <w:t>ПП «Кардиобаза» после завершения вычислений.</w:t>
      </w:r>
      <w:r w:rsidR="00530D2D">
        <w:t xml:space="preserve"> Других связей с программными компонентами ПАК «Киберсердце» в настоящий момент не планируется.</w:t>
      </w:r>
    </w:p>
    <w:p w14:paraId="71D5F974" w14:textId="77777777" w:rsidR="00550B70" w:rsidRPr="0059416A" w:rsidRDefault="00550B70" w:rsidP="00550B70"/>
    <w:p w14:paraId="38CFC01E" w14:textId="77777777" w:rsidR="00BB593A" w:rsidRDefault="00157848" w:rsidP="00BB593A">
      <w:pPr>
        <w:pStyle w:val="3"/>
      </w:pPr>
      <w:bookmarkStart w:id="67" w:name="_Toc464476562"/>
      <w:r>
        <w:t>Математические модели и методы их исследования</w:t>
      </w:r>
      <w:bookmarkEnd w:id="67"/>
    </w:p>
    <w:p w14:paraId="150A04CF" w14:textId="77777777" w:rsidR="00B526FF" w:rsidRDefault="00B526FF" w:rsidP="00766D8A">
      <w:r>
        <w:t>Анализ научной литературы</w:t>
      </w:r>
      <w:r w:rsidR="0066024B">
        <w:t>, выполненный в рамках первого этапа проекта,</w:t>
      </w:r>
      <w:r>
        <w:t xml:space="preserve"> показал, что </w:t>
      </w:r>
      <w:r w:rsidR="0066024B">
        <w:t xml:space="preserve">наиболее распространенными математическими моделями численного моделирования электрофизиологии сердца являются бидоменная </w:t>
      </w:r>
      <w:r w:rsidR="00305494">
        <w:t xml:space="preserve">модель </w:t>
      </w:r>
      <w:r w:rsidR="000602E9" w:rsidRPr="000602E9">
        <w:t>[</w:t>
      </w:r>
      <w:r w:rsidR="0022540C">
        <w:fldChar w:fldCharType="begin"/>
      </w:r>
      <w:r w:rsidR="000602E9">
        <w:instrText xml:space="preserve"> REF _Ref446937496 \r \h </w:instrText>
      </w:r>
      <w:r w:rsidR="0022540C">
        <w:fldChar w:fldCharType="separate"/>
      </w:r>
      <w:r w:rsidR="007B7C05">
        <w:t>1</w:t>
      </w:r>
      <w:r w:rsidR="0022540C">
        <w:fldChar w:fldCharType="end"/>
      </w:r>
      <w:r w:rsidR="000602E9" w:rsidRPr="00BF36FB">
        <w:t xml:space="preserve">, </w:t>
      </w:r>
      <w:r w:rsidR="0022540C">
        <w:fldChar w:fldCharType="begin"/>
      </w:r>
      <w:r w:rsidR="000602E9">
        <w:instrText xml:space="preserve"> REF _Ref446937504 \r \h </w:instrText>
      </w:r>
      <w:r w:rsidR="0022540C">
        <w:fldChar w:fldCharType="separate"/>
      </w:r>
      <w:r w:rsidR="007B7C05">
        <w:t>2</w:t>
      </w:r>
      <w:r w:rsidR="0022540C">
        <w:fldChar w:fldCharType="end"/>
      </w:r>
      <w:r w:rsidR="000602E9" w:rsidRPr="000602E9">
        <w:t xml:space="preserve">] </w:t>
      </w:r>
      <w:r w:rsidR="0066024B">
        <w:t xml:space="preserve">и </w:t>
      </w:r>
      <w:r w:rsidR="00305494">
        <w:t xml:space="preserve">ее частный случай – </w:t>
      </w:r>
      <w:r w:rsidR="0066024B">
        <w:t xml:space="preserve">монодоменная модель. </w:t>
      </w:r>
    </w:p>
    <w:p w14:paraId="3C673EBC" w14:textId="77777777" w:rsidR="00766D8A" w:rsidRDefault="00375145" w:rsidP="00766D8A">
      <w:r>
        <w:t xml:space="preserve">Приведем формальное описание бидоменной модели. </w:t>
      </w:r>
      <w:r w:rsidR="00766D8A">
        <w:t xml:space="preserve">Пусть некоторая область </w:t>
      </w:r>
      <m:oMath>
        <m:r>
          <m:rPr>
            <m:sty m:val="p"/>
          </m:rPr>
          <w:rPr>
            <w:rFonts w:ascii="Cambria Math" w:hAnsi="Cambria Math"/>
          </w:rPr>
          <m:t>Ω</m:t>
        </m:r>
      </m:oMath>
      <w:r w:rsidR="00766D8A">
        <w:t xml:space="preserve"> заполнена сердечной тканью, которая рассматривается как совокупность двух непрерывных доменов – внутриклеточного и внеклеточного</w:t>
      </w:r>
      <w:r>
        <w:t xml:space="preserve">, </w:t>
      </w:r>
      <w:r w:rsidR="00854C17">
        <w:t>взаимодействующих</w:t>
      </w:r>
      <w:r w:rsidR="00766D8A">
        <w:t xml:space="preserve"> через клеточную мембрану. Примем следующие обозначения: пусть </w:t>
      </w:r>
      <m:oMath>
        <m:r>
          <m:rPr>
            <m:sty m:val="bi"/>
          </m:rPr>
          <w:rPr>
            <w:rFonts w:ascii="Cambria Math" w:hAnsi="Cambria Math"/>
          </w:rPr>
          <m:t>u</m:t>
        </m:r>
      </m:oMath>
      <w:r w:rsidR="00766D8A">
        <w:rPr>
          <w:b/>
        </w:rPr>
        <w:t xml:space="preserve"> </w:t>
      </w:r>
      <w:r w:rsidR="00766D8A" w:rsidRPr="004D3127">
        <w:t xml:space="preserve">– </w:t>
      </w:r>
      <w:r w:rsidR="00766D8A">
        <w:t xml:space="preserve">набор переменных, описывающих клетку ткани, </w:t>
      </w:r>
      <m:oMath>
        <m:sSub>
          <m:sSubPr>
            <m:ctrlPr>
              <w:rPr>
                <w:rFonts w:ascii="Cambria Math" w:hAnsi="Cambria Math"/>
                <w:i/>
              </w:rPr>
            </m:ctrlPr>
          </m:sSubPr>
          <m:e>
            <m:r>
              <w:rPr>
                <w:rFonts w:ascii="Cambria Math" w:hAnsi="Cambria Math"/>
              </w:rPr>
              <m:t>φ</m:t>
            </m:r>
          </m:e>
          <m:sub>
            <m:r>
              <w:rPr>
                <w:rFonts w:ascii="Cambria Math" w:hAnsi="Cambria Math"/>
                <w:lang w:val="en-US"/>
              </w:rPr>
              <m:t>m</m:t>
            </m:r>
          </m:sub>
        </m:sSub>
      </m:oMath>
      <w:r w:rsidR="00766D8A">
        <w:t xml:space="preserve"> и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rsidR="00766D8A">
        <w:t xml:space="preserve"> – внутри- и вне- клеточный потенциал,</w:t>
      </w:r>
      <w:r w:rsidR="00A01A55">
        <w:t xml:space="preserve"> </w:t>
      </w:r>
      <m:oMath>
        <m:r>
          <w:rPr>
            <w:rFonts w:ascii="Cambria Math" w:hAnsi="Cambria Math"/>
          </w:rPr>
          <m:t>V=</m:t>
        </m:r>
        <m:sSub>
          <m:sSubPr>
            <m:ctrlPr>
              <w:rPr>
                <w:rFonts w:ascii="Cambria Math" w:hAnsi="Cambria Math"/>
                <w:i/>
              </w:rPr>
            </m:ctrlPr>
          </m:sSubPr>
          <m:e>
            <m:r>
              <w:rPr>
                <w:rFonts w:ascii="Cambria Math" w:hAnsi="Cambria Math"/>
              </w:rPr>
              <m:t>φ</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w:r w:rsidR="00766D8A" w:rsidRPr="004D3127">
        <w:t xml:space="preserve"> – </w:t>
      </w:r>
      <w:r w:rsidR="00766D8A">
        <w:t xml:space="preserve">трансмембранное напряжение, </w:t>
      </w:r>
      <m:oMath>
        <m:sSub>
          <m:sSubPr>
            <m:ctrlPr>
              <w:rPr>
                <w:rFonts w:ascii="Cambria Math" w:hAnsi="Cambria Math"/>
                <w:i/>
              </w:rPr>
            </m:ctrlPr>
          </m:sSubPr>
          <m:e>
            <m:r>
              <w:rPr>
                <w:rFonts w:ascii="Cambria Math" w:hAnsi="Cambria Math"/>
              </w:rPr>
              <m:t>σ</m:t>
            </m:r>
          </m:e>
          <m:sub>
            <m:r>
              <w:rPr>
                <w:rFonts w:ascii="Cambria Math" w:hAnsi="Cambria Math"/>
              </w:rPr>
              <m:t>m</m:t>
            </m:r>
          </m:sub>
        </m:sSub>
      </m:oMath>
      <w:r w:rsidR="00766D8A" w:rsidRPr="00FA537F">
        <w:t xml:space="preserve"> </w:t>
      </w:r>
      <w:r w:rsidR="00766D8A">
        <w:t xml:space="preserve">и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766D8A">
        <w:t xml:space="preserve"> – внутри- и вне- клеточный тензор проводимости, </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m</m:t>
                </m:r>
              </m:sub>
            </m:sSub>
          </m:e>
          <m:sup>
            <m:r>
              <w:rPr>
                <w:rFonts w:ascii="Cambria Math" w:hAnsi="Cambria Math"/>
              </w:rPr>
              <m:t>st</m:t>
            </m:r>
          </m:sup>
        </m:sSup>
      </m:oMath>
      <w:r w:rsidR="00766D8A">
        <w:t xml:space="preserve"> и </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lang w:val="en-US"/>
                  </w:rPr>
                  <m:t>e</m:t>
                </m:r>
              </m:sub>
            </m:sSub>
          </m:e>
          <m:sup>
            <m:r>
              <w:rPr>
                <w:rFonts w:ascii="Cambria Math" w:hAnsi="Cambria Math"/>
              </w:rPr>
              <m:t>st</m:t>
            </m:r>
          </m:sup>
        </m:sSup>
      </m:oMath>
      <w:r w:rsidR="00766D8A">
        <w:t xml:space="preserve"> – ток стимула внутри и вне клетки на единицу площади, </w:t>
      </w:r>
      <m:oMath>
        <m:r>
          <w:rPr>
            <w:rFonts w:ascii="Cambria Math" w:hAnsi="Cambria Math"/>
          </w:rPr>
          <m:t>χ</m:t>
        </m:r>
      </m:oMath>
      <w:r w:rsidR="00766D8A">
        <w:t xml:space="preserve"> – коэффициент отношения площади поверхности к объему, </w:t>
      </w:r>
      <m:oMath>
        <m:sSub>
          <m:sSubPr>
            <m:ctrlPr>
              <w:rPr>
                <w:rFonts w:ascii="Cambria Math" w:hAnsi="Cambria Math"/>
                <w:i/>
              </w:rPr>
            </m:ctrlPr>
          </m:sSubPr>
          <m:e>
            <m:r>
              <w:rPr>
                <w:rFonts w:ascii="Cambria Math" w:hAnsi="Cambria Math"/>
                <w:lang w:val="en-US"/>
              </w:rPr>
              <m:t>C</m:t>
            </m:r>
          </m:e>
          <m:sub>
            <m:r>
              <w:rPr>
                <w:rFonts w:ascii="Cambria Math" w:hAnsi="Cambria Math"/>
                <w:lang w:val="en-US"/>
              </w:rPr>
              <m:t>m</m:t>
            </m:r>
          </m:sub>
        </m:sSub>
      </m:oMath>
      <w:r w:rsidR="00766D8A">
        <w:t xml:space="preserve"> – емкость мембраны на единицу площади, </w:t>
      </w:r>
      <m:oMath>
        <m:sSub>
          <m:sSubPr>
            <m:ctrlPr>
              <w:rPr>
                <w:rFonts w:ascii="Cambria Math" w:hAnsi="Cambria Math"/>
                <w:i/>
              </w:rPr>
            </m:ctrlPr>
          </m:sSubPr>
          <m:e>
            <m:r>
              <w:rPr>
                <w:rFonts w:ascii="Cambria Math" w:hAnsi="Cambria Math"/>
              </w:rPr>
              <m:t>I</m:t>
            </m:r>
          </m:e>
          <m:sub>
            <m:r>
              <w:rPr>
                <w:rFonts w:ascii="Cambria Math" w:hAnsi="Cambria Math"/>
              </w:rPr>
              <m:t>ion</m:t>
            </m:r>
          </m:sub>
        </m:sSub>
      </m:oMath>
      <w:r w:rsidR="00766D8A">
        <w:t xml:space="preserve"> – ионный ток на единицу площади. </w:t>
      </w:r>
      <w:r w:rsidR="00854C17">
        <w:t xml:space="preserve">Здесь </w:t>
      </w:r>
      <m:oMath>
        <m:sSub>
          <m:sSubPr>
            <m:ctrlPr>
              <w:rPr>
                <w:rFonts w:ascii="Cambria Math" w:hAnsi="Cambria Math"/>
                <w:i/>
              </w:rPr>
            </m:ctrlPr>
          </m:sSubPr>
          <m:e>
            <m:r>
              <w:rPr>
                <w:rFonts w:ascii="Cambria Math" w:hAnsi="Cambria Math"/>
              </w:rPr>
              <m:t>I</m:t>
            </m:r>
          </m:e>
          <m:sub>
            <m:r>
              <w:rPr>
                <w:rFonts w:ascii="Cambria Math" w:hAnsi="Cambria Math"/>
              </w:rPr>
              <m:t>ion</m:t>
            </m:r>
          </m:sub>
        </m:sSub>
      </m:oMath>
      <w:r w:rsidR="00766D8A">
        <w:t xml:space="preserve"> и </w:t>
      </w:r>
      <m:oMath>
        <m:f>
          <m:fPr>
            <m:ctrlPr>
              <w:rPr>
                <w:rFonts w:ascii="Cambria Math" w:hAnsi="Cambria Math"/>
                <w:i/>
              </w:rPr>
            </m:ctrlPr>
          </m:fPr>
          <m:num>
            <m:r>
              <w:rPr>
                <w:rFonts w:ascii="Cambria Math" w:hAnsi="Cambria Math"/>
              </w:rPr>
              <m:t>∂</m:t>
            </m:r>
            <m:r>
              <m:rPr>
                <m:sty m:val="bi"/>
              </m:rPr>
              <w:rPr>
                <w:rFonts w:ascii="Cambria Math" w:hAnsi="Cambria Math"/>
              </w:rPr>
              <m:t>u</m:t>
            </m:r>
          </m:num>
          <m:den>
            <m:r>
              <w:rPr>
                <w:rFonts w:ascii="Cambria Math" w:hAnsi="Cambria Math"/>
              </w:rPr>
              <m:t>∂t</m:t>
            </m:r>
          </m:den>
        </m:f>
      </m:oMath>
      <w:r w:rsidR="00766D8A">
        <w:t xml:space="preserve"> – функции, определяемые моделью клетки. Тогда бидоменная модель описывается следующей системой уравнений:</w:t>
      </w:r>
    </w:p>
    <w:p w14:paraId="5FDE7B5A" w14:textId="77777777" w:rsidR="00766D8A" w:rsidRPr="008811F9" w:rsidRDefault="003B1BF7" w:rsidP="002A474F">
      <w:pPr>
        <w:ind w:left="567" w:firstLine="0"/>
        <w:jc w:val="right"/>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lang w:val="en-US"/>
                          </w:rPr>
                          <m:t>m</m:t>
                        </m:r>
                      </m:sub>
                    </m:sSub>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ion</m:t>
                        </m:r>
                      </m:sub>
                    </m:sSub>
                    <m:d>
                      <m:dPr>
                        <m:ctrlPr>
                          <w:rPr>
                            <w:rFonts w:ascii="Cambria Math" w:hAnsi="Cambria Math"/>
                            <w:i/>
                          </w:rPr>
                        </m:ctrlPr>
                      </m:dPr>
                      <m:e>
                        <m:r>
                          <m:rPr>
                            <m:sty m:val="bi"/>
                          </m:rPr>
                          <w:rPr>
                            <w:rFonts w:ascii="Cambria Math" w:hAnsi="Cambria Math"/>
                          </w:rPr>
                          <m:t>u</m:t>
                        </m:r>
                        <m:r>
                          <w:rPr>
                            <w:rFonts w:ascii="Cambria Math" w:hAnsi="Cambria Math"/>
                          </w:rPr>
                          <m:t>, V</m:t>
                        </m:r>
                      </m:e>
                    </m:d>
                  </m:e>
                </m:d>
                <m:r>
                  <w:rPr>
                    <w:rFonts w:ascii="Cambria Math" w:hAnsi="Cambria Math"/>
                  </w:rPr>
                  <m:t>-</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φ</m:t>
                            </m:r>
                          </m:e>
                          <m:sub>
                            <m:r>
                              <w:rPr>
                                <w:rFonts w:ascii="Cambria Math" w:hAnsi="Cambria Math"/>
                              </w:rPr>
                              <m:t>e</m:t>
                            </m:r>
                          </m:sub>
                        </m:sSub>
                      </m:e>
                    </m:d>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m</m:t>
                        </m:r>
                      </m:sub>
                    </m:sSub>
                  </m:e>
                  <m:sup>
                    <m:r>
                      <w:rPr>
                        <w:rFonts w:ascii="Cambria Math" w:hAnsi="Cambria Math"/>
                      </w:rPr>
                      <m:t>st</m:t>
                    </m:r>
                  </m:sup>
                </m:sSup>
                <m:r>
                  <w:rPr>
                    <w:rFonts w:ascii="Cambria Math" w:hAnsi="Cambria Math"/>
                  </w:rPr>
                  <m:t xml:space="preserve"> </m:t>
                </m:r>
              </m:e>
              <m:e>
                <m:r>
                  <m:rPr>
                    <m:sty m:val="p"/>
                  </m:rP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m:t>
                            </m:r>
                          </m:sub>
                        </m:sSub>
                        <m:ctrlPr>
                          <w:rPr>
                            <w:rFonts w:ascii="Cambria Math" w:hAnsi="Cambria Math"/>
                          </w:rPr>
                        </m:ctrlPr>
                      </m:e>
                    </m:d>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r>
                      <w:rPr>
                        <w:rFonts w:ascii="Cambria Math" w:hAnsi="Cambria Math"/>
                      </w:rPr>
                      <m:t>V</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m</m:t>
                        </m:r>
                      </m:sub>
                    </m:sSub>
                  </m:e>
                  <m:sup>
                    <m:r>
                      <w:rPr>
                        <w:rFonts w:ascii="Cambria Math" w:hAnsi="Cambria Math"/>
                        <w:lang w:val="en-US"/>
                      </w:rPr>
                      <m:t>st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e</m:t>
                        </m:r>
                      </m:sub>
                    </m:sSub>
                  </m:e>
                  <m:sup>
                    <m:r>
                      <w:rPr>
                        <w:rFonts w:ascii="Cambria Math" w:hAnsi="Cambria Math"/>
                      </w:rPr>
                      <m:t>st</m:t>
                    </m:r>
                  </m:sup>
                </m:sSup>
                <m:ctrlPr>
                  <w:rPr>
                    <w:rFonts w:ascii="Cambria Math" w:eastAsia="Cambria Math" w:hAnsi="Cambria Math" w:cs="Cambria Math"/>
                    <w:b/>
                    <w:i/>
                    <w:lang w:val="en-US"/>
                  </w:rPr>
                </m:ctrlPr>
              </m:e>
              <m:e>
                <m:r>
                  <w:rPr>
                    <w:rFonts w:ascii="Cambria Math" w:hAnsi="Cambria Math"/>
                  </w:rPr>
                  <m:t xml:space="preserve"> </m:t>
                </m:r>
                <m:f>
                  <m:fPr>
                    <m:ctrlPr>
                      <w:rPr>
                        <w:rFonts w:ascii="Cambria Math" w:hAnsi="Cambria Math"/>
                        <w:i/>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m:rPr>
                        <m:sty m:val="bi"/>
                      </m:rPr>
                      <w:rPr>
                        <w:rFonts w:ascii="Cambria Math" w:hAnsi="Cambria Math"/>
                      </w:rPr>
                      <m:t>u</m:t>
                    </m:r>
                    <m:r>
                      <w:rPr>
                        <w:rFonts w:ascii="Cambria Math" w:hAnsi="Cambria Math"/>
                      </w:rPr>
                      <m:t>, V</m:t>
                    </m:r>
                  </m:e>
                </m:d>
                <m:r>
                  <w:rPr>
                    <w:rFonts w:ascii="Cambria Math" w:eastAsia="Cambria Math" w:hAnsi="Cambria Math" w:cs="Cambria Math"/>
                  </w:rPr>
                  <m:t xml:space="preserve"> </m:t>
                </m:r>
                <m:ctrlPr>
                  <w:rPr>
                    <w:rFonts w:ascii="Cambria Math" w:eastAsia="Cambria Math" w:hAnsi="Cambria Math" w:cs="Cambria Math"/>
                    <w:b/>
                    <w:i/>
                    <w:lang w:val="en-US"/>
                  </w:rPr>
                </m:ctrlPr>
              </m:e>
              <m:e>
                <m:r>
                  <w:rPr>
                    <w:rFonts w:ascii="Cambria Math" w:hAnsi="Cambria Math"/>
                  </w:rPr>
                  <m:t>ГУ:</m:t>
                </m:r>
                <m:r>
                  <m:rPr>
                    <m:sty m:val="bi"/>
                  </m:rPr>
                  <w:rPr>
                    <w:rFonts w:ascii="Cambria Math" w:hAnsi="Cambria Math"/>
                    <w:lang w:val="en-US"/>
                  </w:rPr>
                  <m:t>n</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φ</m:t>
                            </m:r>
                          </m:e>
                          <m:sub>
                            <m:r>
                              <w:rPr>
                                <w:rFonts w:ascii="Cambria Math" w:hAnsi="Cambria Math"/>
                              </w:rPr>
                              <m:t>e</m:t>
                            </m:r>
                          </m:sub>
                        </m:sSub>
                      </m:e>
                    </m:d>
                  </m:e>
                </m:d>
                <m:r>
                  <w:rPr>
                    <w:rFonts w:ascii="Cambria Math" w:hAnsi="Cambria Math"/>
                  </w:rPr>
                  <m:t xml:space="preserve">=0; </m:t>
                </m:r>
                <m:r>
                  <m:rPr>
                    <m:sty m:val="bi"/>
                  </m:rPr>
                  <w:rPr>
                    <w:rFonts w:ascii="Cambria Math" w:hAnsi="Cambria Math"/>
                    <w:lang w:val="en-US"/>
                  </w:rPr>
                  <m:t>n</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lang w:val="en-US"/>
                          </w:rPr>
                          <m:t>e</m:t>
                        </m:r>
                      </m:sub>
                    </m:sSub>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e>
                </m:d>
                <m:r>
                  <w:rPr>
                    <w:rFonts w:ascii="Cambria Math" w:hAnsi="Cambria Math"/>
                  </w:rPr>
                  <m:t>=0</m:t>
                </m:r>
                <m:r>
                  <w:rPr>
                    <w:rFonts w:ascii="Cambria Math" w:eastAsia="Cambria Math" w:hAnsi="Cambria Math" w:cs="Cambria Math"/>
                  </w:rPr>
                  <m:t xml:space="preserve"> </m:t>
                </m:r>
                <m:r>
                  <m:rPr>
                    <m:sty m:val="bi"/>
                  </m:rPr>
                  <w:rPr>
                    <w:rFonts w:ascii="Cambria Math" w:eastAsia="Cambria Math" w:hAnsi="Cambria Math" w:cs="Cambria Math"/>
                  </w:rPr>
                  <m:t xml:space="preserve"> </m:t>
                </m:r>
                <m:ctrlPr>
                  <w:rPr>
                    <w:rFonts w:ascii="Cambria Math" w:eastAsia="Cambria Math" w:hAnsi="Cambria Math" w:cs="Cambria Math"/>
                    <w:b/>
                    <w:i/>
                    <w:lang w:val="en-US"/>
                  </w:rPr>
                </m:ctrlPr>
              </m:e>
            </m:eqArr>
          </m:e>
        </m:d>
      </m:oMath>
      <w:r w:rsidR="008811F9" w:rsidRPr="002A474F">
        <w:rPr>
          <w:rFonts w:eastAsiaTheme="minorEastAsia"/>
        </w:rPr>
        <w:tab/>
      </w:r>
      <w:r w:rsidR="008811F9" w:rsidRPr="002A474F">
        <w:rPr>
          <w:rFonts w:eastAsiaTheme="minorEastAsia"/>
        </w:rPr>
        <w:tab/>
      </w:r>
      <w:r w:rsidR="008811F9" w:rsidRPr="002A474F">
        <w:rPr>
          <w:rFonts w:eastAsiaTheme="minorEastAsia"/>
        </w:rPr>
        <w:tab/>
        <w:t>(</w:t>
      </w:r>
      <w:r w:rsidR="002A474F">
        <w:rPr>
          <w:rFonts w:eastAsiaTheme="minorEastAsia"/>
        </w:rPr>
        <w:t>1.</w:t>
      </w:r>
      <w:r w:rsidR="008811F9" w:rsidRPr="002A474F">
        <w:rPr>
          <w:rFonts w:eastAsiaTheme="minorEastAsia"/>
          <w:highlight w:val="yellow"/>
        </w:rPr>
        <w:t>1</w:t>
      </w:r>
      <w:r w:rsidR="008811F9" w:rsidRPr="002A474F">
        <w:rPr>
          <w:rFonts w:eastAsiaTheme="minorEastAsia"/>
        </w:rPr>
        <w:t>)</w:t>
      </w:r>
    </w:p>
    <w:p w14:paraId="752F095A" w14:textId="77777777" w:rsidR="005D0AD7" w:rsidRDefault="00766D8A" w:rsidP="005D0AD7">
      <w:r>
        <w:lastRenderedPageBreak/>
        <w:t>Монодоменная модель рассматривает сердечную ткань как состоящую из одного, внутриклеточного домена. Уравнения монодоменной модели могут быть получены из уравнений бидоменной модели при</w:t>
      </w:r>
      <w:r w:rsidR="00986530">
        <w:t xml:space="preserve"> пропорциональных потенциалах:</w:t>
      </w:r>
      <w:r>
        <w:t xml:space="preserve"> </w:t>
      </w:r>
      <m:oMath>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=α</m:t>
        </m:r>
        <m:sSub>
          <m:sSubPr>
            <m:ctrlPr>
              <w:rPr>
                <w:rFonts w:ascii="Cambria Math" w:hAnsi="Cambria Math"/>
                <w:i/>
              </w:rPr>
            </m:ctrlPr>
          </m:sSubPr>
          <m:e>
            <m:r>
              <w:rPr>
                <w:rFonts w:ascii="Cambria Math" w:hAnsi="Cambria Math"/>
              </w:rPr>
              <m:t>φ</m:t>
            </m:r>
          </m:e>
          <m:sub>
            <m:r>
              <w:rPr>
                <w:rFonts w:ascii="Cambria Math" w:hAnsi="Cambria Math"/>
                <w:lang w:val="en-US"/>
              </w:rPr>
              <m:t>m</m:t>
            </m:r>
          </m:sub>
        </m:sSub>
      </m:oMath>
      <w:r>
        <w:t xml:space="preserve">, где </w:t>
      </w:r>
      <m:oMath>
        <m:r>
          <w:rPr>
            <w:rFonts w:ascii="Cambria Math" w:hAnsi="Cambria Math"/>
          </w:rPr>
          <m:t>α</m:t>
        </m:r>
      </m:oMath>
      <w:r>
        <w:t xml:space="preserve"> – некоторый ненулевой вещественный коэффициент.</w:t>
      </w:r>
      <w:r w:rsidR="002B2E5A" w:rsidRPr="002B2E5A">
        <w:t xml:space="preserve"> </w:t>
      </w:r>
      <w:r w:rsidR="00986530">
        <w:t xml:space="preserve">Введем эффективную проводимость как </w:t>
      </w:r>
      <m:oMath>
        <m:r>
          <w:rPr>
            <w:rFonts w:ascii="Cambria Math" w:hAnsi="Cambria Math"/>
          </w:rPr>
          <m:t>σ=α/(1+α)</m:t>
        </m:r>
        <m:sSub>
          <m:sSubPr>
            <m:ctrlPr>
              <w:rPr>
                <w:rFonts w:ascii="Cambria Math" w:hAnsi="Cambria Math"/>
                <w:i/>
              </w:rPr>
            </m:ctrlPr>
          </m:sSubPr>
          <m:e>
            <m:r>
              <w:rPr>
                <w:rFonts w:ascii="Cambria Math" w:hAnsi="Cambria Math"/>
              </w:rPr>
              <m:t>σ</m:t>
            </m:r>
          </m:e>
          <m:sub>
            <m:r>
              <w:rPr>
                <w:rFonts w:ascii="Cambria Math" w:hAnsi="Cambria Math"/>
              </w:rPr>
              <m:t>m</m:t>
            </m:r>
          </m:sub>
        </m:sSub>
      </m:oMath>
      <w:r w:rsidR="00986530">
        <w:rPr>
          <w:rFonts w:eastAsiaTheme="minorEastAsia"/>
        </w:rPr>
        <w:t xml:space="preserve"> и подставим выражение потенциала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rsidR="00986530">
        <w:rPr>
          <w:rFonts w:eastAsiaTheme="minorEastAsia"/>
        </w:rPr>
        <w:t xml:space="preserve"> через потенциал </w:t>
      </w:r>
      <m:oMath>
        <m:sSub>
          <m:sSubPr>
            <m:ctrlPr>
              <w:rPr>
                <w:rFonts w:ascii="Cambria Math" w:hAnsi="Cambria Math"/>
                <w:i/>
              </w:rPr>
            </m:ctrlPr>
          </m:sSubPr>
          <m:e>
            <m:r>
              <w:rPr>
                <w:rFonts w:ascii="Cambria Math" w:hAnsi="Cambria Math"/>
              </w:rPr>
              <m:t>φ</m:t>
            </m:r>
          </m:e>
          <m:sub>
            <m:r>
              <w:rPr>
                <w:rFonts w:ascii="Cambria Math" w:hAnsi="Cambria Math"/>
                <w:lang w:val="en-US"/>
              </w:rPr>
              <m:t>m</m:t>
            </m:r>
          </m:sub>
        </m:sSub>
      </m:oMath>
      <w:r w:rsidR="00986530">
        <w:rPr>
          <w:rFonts w:eastAsiaTheme="minorEastAsia"/>
        </w:rPr>
        <w:t xml:space="preserve"> в </w:t>
      </w:r>
      <w:r w:rsidR="008811F9">
        <w:rPr>
          <w:rFonts w:eastAsiaTheme="minorEastAsia"/>
        </w:rPr>
        <w:t>систему уравнений (</w:t>
      </w:r>
      <w:r w:rsidR="002A474F">
        <w:rPr>
          <w:rFonts w:eastAsiaTheme="minorEastAsia"/>
        </w:rPr>
        <w:t>1.</w:t>
      </w:r>
      <w:r w:rsidR="008811F9" w:rsidRPr="008811F9">
        <w:rPr>
          <w:rFonts w:eastAsiaTheme="minorEastAsia"/>
          <w:highlight w:val="yellow"/>
        </w:rPr>
        <w:t>1</w:t>
      </w:r>
      <w:r w:rsidR="008811F9">
        <w:rPr>
          <w:rFonts w:eastAsiaTheme="minorEastAsia"/>
        </w:rPr>
        <w:t>)</w:t>
      </w:r>
      <w:r w:rsidR="00986530">
        <w:rPr>
          <w:rFonts w:eastAsiaTheme="minorEastAsia"/>
        </w:rPr>
        <w:t xml:space="preserve">. </w:t>
      </w:r>
      <w:r w:rsidR="00986530">
        <w:t>Тогда получим систему уравнений</w:t>
      </w:r>
      <w:r w:rsidR="008811F9">
        <w:t xml:space="preserve"> (</w:t>
      </w:r>
      <w:r w:rsidR="002A474F">
        <w:t>1.</w:t>
      </w:r>
      <w:r w:rsidR="008811F9" w:rsidRPr="008811F9">
        <w:rPr>
          <w:highlight w:val="yellow"/>
        </w:rPr>
        <w:t>2</w:t>
      </w:r>
      <w:r w:rsidR="008811F9">
        <w:t>)</w:t>
      </w:r>
      <w:r w:rsidR="002B2E5A">
        <w:t>,</w:t>
      </w:r>
      <w:r w:rsidR="005D0AD7">
        <w:t xml:space="preserve"> </w:t>
      </w:r>
      <w:r w:rsidR="008811F9">
        <w:t xml:space="preserve">описывающую </w:t>
      </w:r>
      <w:r w:rsidR="00986530">
        <w:t>монодоменную</w:t>
      </w:r>
      <w:r w:rsidR="005D0AD7">
        <w:t xml:space="preserve"> модель </w:t>
      </w:r>
      <w:r w:rsidR="00986530">
        <w:t xml:space="preserve">электрофизиологии сердца: </w:t>
      </w:r>
    </w:p>
    <w:p w14:paraId="2886C3D9" w14:textId="77777777" w:rsidR="005D0AD7" w:rsidRPr="008811F9" w:rsidRDefault="003B1BF7" w:rsidP="008811F9">
      <w:pPr>
        <w:jc w:val="right"/>
      </w:pPr>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χ</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lang w:val="en-US"/>
                          </w:rPr>
                          <m:t>m</m:t>
                        </m:r>
                      </m:sub>
                    </m:sSub>
                    <m:f>
                      <m:fPr>
                        <m:ctrlPr>
                          <w:rPr>
                            <w:rFonts w:ascii="Cambria Math" w:hAnsi="Cambria Math"/>
                            <w:i/>
                            <w:iCs/>
                          </w:rPr>
                        </m:ctrlPr>
                      </m:fPr>
                      <m:num>
                        <m:r>
                          <w:rPr>
                            <w:rFonts w:ascii="Cambria Math" w:hAnsi="Cambria Math"/>
                          </w:rPr>
                          <m:t>∂V</m:t>
                        </m:r>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ion</m:t>
                        </m:r>
                      </m:sub>
                    </m:sSub>
                    <m:d>
                      <m:dPr>
                        <m:ctrlPr>
                          <w:rPr>
                            <w:rFonts w:ascii="Cambria Math" w:hAnsi="Cambria Math"/>
                            <w:i/>
                            <w:iCs/>
                          </w:rPr>
                        </m:ctrlPr>
                      </m:dPr>
                      <m:e>
                        <m:r>
                          <m:rPr>
                            <m:sty m:val="bi"/>
                          </m:rPr>
                          <w:rPr>
                            <w:rFonts w:ascii="Cambria Math" w:hAnsi="Cambria Math"/>
                          </w:rPr>
                          <m:t>u</m:t>
                        </m:r>
                        <m:r>
                          <w:rPr>
                            <w:rFonts w:ascii="Cambria Math" w:hAnsi="Cambria Math"/>
                          </w:rPr>
                          <m:t>, V</m:t>
                        </m:r>
                      </m:e>
                    </m:d>
                  </m:e>
                </m:d>
                <m:r>
                  <w:rPr>
                    <w:rFonts w:ascii="Cambria Math" w:hAnsi="Cambria Math"/>
                  </w:rPr>
                  <m:t>-∇</m:t>
                </m:r>
                <m:r>
                  <m:rPr>
                    <m:sty m:val="p"/>
                  </m:rPr>
                  <w:rPr>
                    <w:rFonts w:ascii="Cambria Math" w:hAnsi="Cambria Math"/>
                  </w:rPr>
                  <m:t>∙</m:t>
                </m:r>
                <m:d>
                  <m:dPr>
                    <m:ctrlPr>
                      <w:rPr>
                        <w:rFonts w:ascii="Cambria Math" w:hAnsi="Cambria Math"/>
                        <w:i/>
                        <w:iCs/>
                      </w:rPr>
                    </m:ctrlPr>
                  </m:dPr>
                  <m:e>
                    <m:r>
                      <w:rPr>
                        <w:rFonts w:ascii="Cambria Math" w:hAnsi="Cambria Math"/>
                      </w:rPr>
                      <m:t>σ∇</m:t>
                    </m:r>
                    <m:r>
                      <w:rPr>
                        <w:rFonts w:ascii="Cambria Math" w:hAnsi="Cambria Math"/>
                        <w:lang w:val="en-US"/>
                      </w:rPr>
                      <m:t>V</m:t>
                    </m:r>
                  </m:e>
                </m:d>
                <m:r>
                  <w:rPr>
                    <w:rFonts w:ascii="Cambria Math" w:hAnsi="Cambria Math"/>
                  </w:rPr>
                  <m:t>=</m:t>
                </m:r>
                <m:sSup>
                  <m:sSupPr>
                    <m:ctrlPr>
                      <w:rPr>
                        <w:rFonts w:ascii="Cambria Math" w:hAnsi="Cambria Math"/>
                        <w:i/>
                        <w:iCs/>
                      </w:rPr>
                    </m:ctrlPr>
                  </m:sSupPr>
                  <m:e>
                    <m:r>
                      <w:rPr>
                        <w:rFonts w:ascii="Cambria Math" w:hAnsi="Cambria Math"/>
                        <w:lang w:val="en-US"/>
                      </w:rPr>
                      <m:t>I</m:t>
                    </m:r>
                  </m:e>
                  <m:sup>
                    <m:r>
                      <w:rPr>
                        <w:rFonts w:ascii="Cambria Math" w:hAnsi="Cambria Math"/>
                      </w:rPr>
                      <m:t>st</m:t>
                    </m:r>
                  </m:sup>
                </m:sSup>
              </m:e>
              <m:e>
                <m:f>
                  <m:fPr>
                    <m:ctrlPr>
                      <w:rPr>
                        <w:rFonts w:ascii="Cambria Math" w:hAnsi="Cambria Math"/>
                        <w:i/>
                        <w:iCs/>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r>
                  <m:rPr>
                    <m:sty m:val="bi"/>
                  </m:rPr>
                  <w:rPr>
                    <w:rFonts w:ascii="Cambria Math" w:hAnsi="Cambria Math"/>
                  </w:rPr>
                  <m:t>u</m:t>
                </m:r>
                <m:r>
                  <w:rPr>
                    <w:rFonts w:ascii="Cambria Math" w:hAnsi="Cambria Math"/>
                  </w:rPr>
                  <m:t>, V)</m:t>
                </m:r>
              </m:e>
              <m:e>
                <m:r>
                  <w:rPr>
                    <w:rFonts w:ascii="Cambria Math" w:hAnsi="Cambria Math"/>
                  </w:rPr>
                  <m:t>ГУ:</m:t>
                </m:r>
                <m:r>
                  <w:rPr>
                    <w:rFonts w:ascii="Cambria Math" w:hAnsi="Cambria Math"/>
                    <w:lang w:val="en-US"/>
                  </w:rPr>
                  <m:t>n</m:t>
                </m:r>
                <m:r>
                  <w:rPr>
                    <w:rFonts w:ascii="Cambria Math" w:hAnsi="Cambria Math"/>
                  </w:rPr>
                  <m:t>∙</m:t>
                </m:r>
                <m:d>
                  <m:dPr>
                    <m:ctrlPr>
                      <w:rPr>
                        <w:rFonts w:ascii="Cambria Math" w:hAnsi="Cambria Math"/>
                        <w:i/>
                        <w:iCs/>
                        <w:lang w:val="en-US"/>
                      </w:rPr>
                    </m:ctrlPr>
                  </m:dPr>
                  <m:e>
                    <m:r>
                      <w:rPr>
                        <w:rFonts w:ascii="Cambria Math" w:hAnsi="Cambria Math"/>
                      </w:rPr>
                      <m:t>σ∇</m:t>
                    </m:r>
                    <m:r>
                      <w:rPr>
                        <w:rFonts w:ascii="Cambria Math" w:hAnsi="Cambria Math"/>
                        <w:lang w:val="en-US"/>
                      </w:rPr>
                      <m:t>V</m:t>
                    </m:r>
                  </m:e>
                </m:d>
                <m:r>
                  <w:rPr>
                    <w:rFonts w:ascii="Cambria Math" w:hAnsi="Cambria Math"/>
                  </w:rPr>
                  <m:t>=0</m:t>
                </m:r>
              </m:e>
            </m:eqArr>
          </m:e>
        </m:d>
      </m:oMath>
      <w:r w:rsidR="008811F9">
        <w:rPr>
          <w:rFonts w:eastAsiaTheme="minorEastAsia"/>
          <w:iCs/>
        </w:rPr>
        <w:tab/>
      </w:r>
      <w:r w:rsidR="008811F9">
        <w:rPr>
          <w:rFonts w:eastAsiaTheme="minorEastAsia"/>
          <w:iCs/>
        </w:rPr>
        <w:tab/>
      </w:r>
      <w:r w:rsidR="008811F9">
        <w:rPr>
          <w:rFonts w:eastAsiaTheme="minorEastAsia"/>
          <w:iCs/>
        </w:rPr>
        <w:tab/>
      </w:r>
      <w:r w:rsidR="008811F9">
        <w:rPr>
          <w:rFonts w:eastAsiaTheme="minorEastAsia"/>
          <w:iCs/>
        </w:rPr>
        <w:tab/>
        <w:t>(</w:t>
      </w:r>
      <w:r w:rsidR="002A474F">
        <w:rPr>
          <w:rFonts w:eastAsiaTheme="minorEastAsia"/>
          <w:iCs/>
        </w:rPr>
        <w:t>1.</w:t>
      </w:r>
      <w:r w:rsidR="008811F9">
        <w:rPr>
          <w:rFonts w:eastAsiaTheme="minorEastAsia"/>
          <w:iCs/>
        </w:rPr>
        <w:t>2)</w:t>
      </w:r>
    </w:p>
    <w:p w14:paraId="551422F0" w14:textId="77777777" w:rsidR="006B2182" w:rsidRDefault="00D95B6C" w:rsidP="00766D8A">
      <w:r>
        <w:t xml:space="preserve">Для </w:t>
      </w:r>
      <w:r w:rsidR="008811F9">
        <w:t xml:space="preserve">выполнения </w:t>
      </w:r>
      <w:r>
        <w:t>численных расчетов</w:t>
      </w:r>
      <w:r w:rsidR="00766D8A">
        <w:t xml:space="preserve"> уравнения модели дискретизуются по времени и по пространству. </w:t>
      </w:r>
      <w:r w:rsidR="008811F9">
        <w:t>В ПП «Карди</w:t>
      </w:r>
      <w:r w:rsidR="008C2FFC">
        <w:t>о</w:t>
      </w:r>
      <w:r w:rsidR="008811F9">
        <w:t>модель» дискретизация</w:t>
      </w:r>
      <w:r w:rsidR="00766D8A">
        <w:t xml:space="preserve"> по времени </w:t>
      </w:r>
      <w:r w:rsidR="008811F9">
        <w:t xml:space="preserve">выполняется </w:t>
      </w:r>
      <w:r w:rsidR="002F305F">
        <w:t>при помощи</w:t>
      </w:r>
      <w:r w:rsidR="008811F9">
        <w:t xml:space="preserve"> явной схемы, дискретизация</w:t>
      </w:r>
      <w:r w:rsidR="00766D8A">
        <w:t xml:space="preserve"> по пространству </w:t>
      </w:r>
      <w:r w:rsidR="008811F9">
        <w:t xml:space="preserve">– </w:t>
      </w:r>
      <w:r w:rsidR="002F305F">
        <w:t>посредством</w:t>
      </w:r>
      <w:r w:rsidR="00550C02">
        <w:t xml:space="preserve"> </w:t>
      </w:r>
      <w:r w:rsidR="002F305F">
        <w:t xml:space="preserve">разбиения домена сердечной ткани </w:t>
      </w:r>
      <w:r w:rsidR="00766D8A">
        <w:t>тетраэдральной сеткой</w:t>
      </w:r>
      <w:r w:rsidR="00356C0D">
        <w:t xml:space="preserve"> и </w:t>
      </w:r>
      <w:r w:rsidR="00534169">
        <w:t>применения метода конечных элементов</w:t>
      </w:r>
      <w:r w:rsidR="00766D8A">
        <w:t xml:space="preserve">. </w:t>
      </w:r>
      <w:r w:rsidR="00336AE7">
        <w:t xml:space="preserve">Численное моделирование выполняется </w:t>
      </w:r>
      <w:r w:rsidR="001B5682">
        <w:t>с использованием</w:t>
      </w:r>
      <w:r w:rsidR="00336AE7">
        <w:t xml:space="preserve"> </w:t>
      </w:r>
      <w:r w:rsidR="00952FA6">
        <w:t xml:space="preserve">метода </w:t>
      </w:r>
      <w:r w:rsidR="00336AE7">
        <w:t>разделения операторов Странга</w:t>
      </w:r>
      <w:r w:rsidR="0010184D">
        <w:t xml:space="preserve"> </w:t>
      </w:r>
      <w:r w:rsidR="0010184D" w:rsidRPr="0010184D">
        <w:t>[</w:t>
      </w:r>
      <w:r w:rsidR="0022540C">
        <w:fldChar w:fldCharType="begin"/>
      </w:r>
      <w:r w:rsidR="006F447D">
        <w:instrText xml:space="preserve"> REF _Ref464473697 \r \h </w:instrText>
      </w:r>
      <w:r w:rsidR="0022540C">
        <w:fldChar w:fldCharType="separate"/>
      </w:r>
      <w:r w:rsidR="007B7C05">
        <w:t>1</w:t>
      </w:r>
      <w:r w:rsidR="0022540C">
        <w:fldChar w:fldCharType="end"/>
      </w:r>
      <w:r w:rsidR="0010184D" w:rsidRPr="0010184D">
        <w:t>]</w:t>
      </w:r>
      <w:r w:rsidR="001E0A13">
        <w:t>, котор</w:t>
      </w:r>
      <w:r w:rsidR="00952FA6">
        <w:t>ый</w:t>
      </w:r>
      <w:r w:rsidR="001E0A13">
        <w:t xml:space="preserve"> позволяет независимо решать линейные и нелинейные части </w:t>
      </w:r>
      <w:r w:rsidR="00E45A3A">
        <w:t xml:space="preserve">систем </w:t>
      </w:r>
      <w:r w:rsidR="00E45A3A" w:rsidRPr="000865AC">
        <w:rPr>
          <w:highlight w:val="yellow"/>
        </w:rPr>
        <w:t>(</w:t>
      </w:r>
      <w:r w:rsidR="002A474F">
        <w:rPr>
          <w:highlight w:val="yellow"/>
        </w:rPr>
        <w:t>1.</w:t>
      </w:r>
      <w:r w:rsidR="00E45A3A" w:rsidRPr="000865AC">
        <w:rPr>
          <w:highlight w:val="yellow"/>
        </w:rPr>
        <w:t>1), (</w:t>
      </w:r>
      <w:r w:rsidR="002A474F">
        <w:rPr>
          <w:highlight w:val="yellow"/>
        </w:rPr>
        <w:t>1.</w:t>
      </w:r>
      <w:r w:rsidR="00E45A3A" w:rsidRPr="000865AC">
        <w:rPr>
          <w:highlight w:val="yellow"/>
        </w:rPr>
        <w:t>2)</w:t>
      </w:r>
      <w:r w:rsidR="001E0A13" w:rsidRPr="000865AC">
        <w:rPr>
          <w:highlight w:val="yellow"/>
        </w:rPr>
        <w:t>.</w:t>
      </w:r>
      <w:r w:rsidR="001E0A13">
        <w:t xml:space="preserve"> </w:t>
      </w:r>
      <w:r w:rsidR="006B2182">
        <w:t xml:space="preserve">В этом случае для </w:t>
      </w:r>
      <w:r w:rsidR="00C272D4">
        <w:t xml:space="preserve">моделирования согласно </w:t>
      </w:r>
      <w:r w:rsidR="006B2182">
        <w:t xml:space="preserve">бидоменной модели </w:t>
      </w:r>
      <w:r w:rsidR="00766D8A">
        <w:t xml:space="preserve">на одном шаге по времени </w:t>
      </w:r>
      <w:r w:rsidR="008A2C6E">
        <w:t>выполняются</w:t>
      </w:r>
      <w:r w:rsidR="00952FA6">
        <w:t xml:space="preserve"> следующие действия</w:t>
      </w:r>
      <w:r w:rsidR="006B2182">
        <w:t>:</w:t>
      </w:r>
    </w:p>
    <w:p w14:paraId="008D397E" w14:textId="77777777" w:rsidR="006B2182" w:rsidRPr="0025105E" w:rsidRDefault="006B2182" w:rsidP="009A0C3B">
      <w:pPr>
        <w:pStyle w:val="a8"/>
        <w:numPr>
          <w:ilvl w:val="0"/>
          <w:numId w:val="9"/>
        </w:numPr>
        <w:rPr>
          <w:rFonts w:eastAsiaTheme="minorEastAsia"/>
        </w:rPr>
      </w:pPr>
      <w:r>
        <w:t xml:space="preserve">Решение </w:t>
      </w:r>
      <w:r w:rsidR="00C81FD1">
        <w:t xml:space="preserve">системы </w:t>
      </w:r>
      <w:r>
        <w:t xml:space="preserve">ОДУ </w:t>
      </w: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lang w:val="en-US"/>
                      </w:rPr>
                    </m:ctrlPr>
                  </m:fPr>
                  <m:num>
                    <m:r>
                      <w:rPr>
                        <w:rFonts w:ascii="Cambria Math" w:hAnsi="Cambria Math"/>
                        <w:lang w:val="en-US"/>
                      </w:rPr>
                      <m:t>∂V</m:t>
                    </m:r>
                  </m:num>
                  <m:den>
                    <m:r>
                      <w:rPr>
                        <w:rFonts w:ascii="Cambria Math" w:hAnsi="Cambria Math"/>
                        <w:lang w:val="en-US"/>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ion</m:t>
                        </m:r>
                      </m:sub>
                    </m:sSub>
                    <m:d>
                      <m:dPr>
                        <m:ctrlPr>
                          <w:rPr>
                            <w:rFonts w:ascii="Cambria Math" w:hAnsi="Cambria Math"/>
                            <w:i/>
                          </w:rPr>
                        </m:ctrlPr>
                      </m:dPr>
                      <m:e>
                        <m:r>
                          <m:rPr>
                            <m:sty m:val="bi"/>
                          </m:rPr>
                          <w:rPr>
                            <w:rFonts w:ascii="Cambria Math" w:hAnsi="Cambria Math"/>
                          </w:rPr>
                          <m:t>u</m:t>
                        </m:r>
                        <m:r>
                          <w:rPr>
                            <w:rFonts w:ascii="Cambria Math" w:hAnsi="Cambria Math"/>
                          </w:rPr>
                          <m:t>, V</m:t>
                        </m:r>
                      </m:e>
                    </m:d>
                  </m:num>
                  <m:den>
                    <m:r>
                      <w:rPr>
                        <w:rFonts w:ascii="Cambria Math" w:hAnsi="Cambria Math"/>
                      </w:rPr>
                      <m:t>χ </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den>
                </m:f>
              </m:e>
              <m:e>
                <m:f>
                  <m:fPr>
                    <m:ctrlPr>
                      <w:rPr>
                        <w:rFonts w:ascii="Cambria Math" w:hAnsi="Cambria Math"/>
                        <w:i/>
                        <w:iCs/>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r>
                  <m:rPr>
                    <m:sty m:val="bi"/>
                  </m:rPr>
                  <w:rPr>
                    <w:rFonts w:ascii="Cambria Math" w:hAnsi="Cambria Math"/>
                  </w:rPr>
                  <m:t>u</m:t>
                </m:r>
                <m:r>
                  <w:rPr>
                    <w:rFonts w:ascii="Cambria Math" w:hAnsi="Cambria Math"/>
                  </w:rPr>
                  <m:t>, V)</m:t>
                </m:r>
              </m:e>
            </m:eqArr>
          </m:e>
        </m:d>
      </m:oMath>
    </w:p>
    <w:p w14:paraId="44E34441" w14:textId="77777777" w:rsidR="00022C22" w:rsidRPr="0025105E" w:rsidRDefault="00022C22" w:rsidP="009A0C3B">
      <w:pPr>
        <w:pStyle w:val="a8"/>
        <w:numPr>
          <w:ilvl w:val="0"/>
          <w:numId w:val="9"/>
        </w:numPr>
        <w:rPr>
          <w:rFonts w:eastAsiaTheme="minorEastAsia"/>
        </w:rPr>
      </w:pPr>
      <w:r w:rsidRPr="0025105E">
        <w:rPr>
          <w:rFonts w:eastAsiaTheme="minorEastAsia"/>
        </w:rPr>
        <w:t xml:space="preserve">Решение двух </w:t>
      </w:r>
      <w:r w:rsidR="008A2C6E">
        <w:t xml:space="preserve">дифференциальных уравнений в частных производных </w:t>
      </w:r>
      <w:r>
        <w:t xml:space="preserve">для вычисления </w:t>
      </w:r>
      <m:oMath>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r>
              <w:rPr>
                <w:rFonts w:ascii="Cambria Math" w:hAnsi="Cambria Math"/>
                <w:lang w:val="en-US"/>
              </w:rPr>
              <m:t>V</m:t>
            </m:r>
          </m:e>
        </m:d>
      </m:oMath>
      <w:r w:rsidR="0006412D">
        <w:rPr>
          <w:rFonts w:eastAsiaTheme="minorEastAsia"/>
        </w:rPr>
        <w:t xml:space="preserve">, </w:t>
      </w:r>
      <m:oMath>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e>
        </m:d>
      </m:oMath>
      <w:r w:rsidR="0006412D">
        <w:rPr>
          <w:rFonts w:eastAsiaTheme="minorEastAsia"/>
        </w:rPr>
        <w:t>.</w:t>
      </w:r>
    </w:p>
    <w:p w14:paraId="5DBE5545" w14:textId="77777777" w:rsidR="006B2182" w:rsidRPr="0025105E" w:rsidRDefault="006B2182" w:rsidP="009A0C3B">
      <w:pPr>
        <w:pStyle w:val="a8"/>
        <w:numPr>
          <w:ilvl w:val="0"/>
          <w:numId w:val="9"/>
        </w:numPr>
        <w:rPr>
          <w:rFonts w:eastAsiaTheme="minorEastAsia"/>
        </w:rPr>
      </w:pPr>
      <w:r w:rsidRPr="0025105E">
        <w:rPr>
          <w:rFonts w:eastAsiaTheme="minorEastAsia"/>
        </w:rPr>
        <w:t xml:space="preserve">Решение уравнения Пуассона </w:t>
      </w:r>
      <m:oMath>
        <m:r>
          <m:rPr>
            <m:sty m:val="p"/>
          </m:rP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m:t>
                    </m:r>
                  </m:sub>
                </m:sSub>
                <m:ctrlPr>
                  <w:rPr>
                    <w:rFonts w:ascii="Cambria Math" w:hAnsi="Cambria Math"/>
                  </w:rPr>
                </m:ctrlPr>
              </m:e>
            </m:d>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m</m:t>
                </m:r>
              </m:sub>
            </m:sSub>
          </m:e>
          <m:sup>
            <m:r>
              <w:rPr>
                <w:rFonts w:ascii="Cambria Math" w:hAnsi="Cambria Math"/>
                <w:lang w:val="en-US"/>
              </w:rPr>
              <m:t>st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e</m:t>
                </m:r>
              </m:sub>
            </m:sSub>
          </m:e>
          <m:sup>
            <m:r>
              <w:rPr>
                <w:rFonts w:ascii="Cambria Math" w:hAnsi="Cambria Math"/>
              </w:rPr>
              <m:t>st</m:t>
            </m:r>
          </m:sup>
        </m:sSup>
      </m:oMath>
      <w:r w:rsidRPr="0025105E">
        <w:rPr>
          <w:rFonts w:eastAsiaTheme="minorEastAsia"/>
        </w:rPr>
        <w:t xml:space="preserve">для нахождения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rsidR="007530AA">
        <w:rPr>
          <w:rFonts w:eastAsiaTheme="minorEastAsia"/>
        </w:rPr>
        <w:t xml:space="preserve"> </w:t>
      </w:r>
    </w:p>
    <w:p w14:paraId="69DA0D55" w14:textId="77777777" w:rsidR="00F439E7" w:rsidRDefault="00595B79" w:rsidP="009A0C3B">
      <w:pPr>
        <w:pStyle w:val="a8"/>
        <w:numPr>
          <w:ilvl w:val="0"/>
          <w:numId w:val="9"/>
        </w:numPr>
      </w:pPr>
      <w:r w:rsidRPr="0025105E">
        <w:rPr>
          <w:rFonts w:eastAsiaTheme="minorEastAsia"/>
        </w:rPr>
        <w:t>Вычисление</w:t>
      </w:r>
      <w:r w:rsidR="00F439E7" w:rsidRPr="0025105E">
        <w:rPr>
          <w:rFonts w:eastAsiaTheme="minorEastAsia"/>
        </w:rPr>
        <w:t xml:space="preserve"> </w:t>
      </w:r>
      <w:r w:rsidRPr="0025105E">
        <w:rPr>
          <w:rFonts w:eastAsiaTheme="minorEastAsia"/>
        </w:rPr>
        <w:t xml:space="preserve">значения </w:t>
      </w:r>
      <m:oMath>
        <m:r>
          <w:rPr>
            <w:rFonts w:ascii="Cambria Math" w:hAnsi="Cambria Math"/>
          </w:rPr>
          <m:t>V</m:t>
        </m:r>
      </m:oMath>
      <w:r w:rsidRPr="0025105E">
        <w:rPr>
          <w:rFonts w:eastAsiaTheme="minorEastAsia"/>
        </w:rPr>
        <w:t xml:space="preserve"> на следующем шаге</w:t>
      </w:r>
      <w:r w:rsidR="00F439E7" w:rsidRPr="0025105E">
        <w:rPr>
          <w:rFonts w:eastAsiaTheme="minorEastAsia"/>
        </w:rPr>
        <w:t xml:space="preserve"> </w:t>
      </w:r>
      <w:r w:rsidRPr="0025105E">
        <w:rPr>
          <w:rFonts w:eastAsiaTheme="minorEastAsia"/>
        </w:rPr>
        <w:t>по времени.</w:t>
      </w:r>
    </w:p>
    <w:p w14:paraId="6D3E6AD7" w14:textId="77777777" w:rsidR="0025105E" w:rsidRDefault="00C272D4" w:rsidP="00766D8A">
      <w:r>
        <w:t xml:space="preserve">Для моделирования по монодоменной модели на одном шаге по времени </w:t>
      </w:r>
      <w:r w:rsidR="008A2C6E">
        <w:t>выполняются следующие действия:</w:t>
      </w:r>
    </w:p>
    <w:p w14:paraId="0E95A8B4" w14:textId="77777777" w:rsidR="00C81FD1" w:rsidRPr="0025105E" w:rsidRDefault="00C81FD1" w:rsidP="009A0C3B">
      <w:pPr>
        <w:pStyle w:val="a8"/>
        <w:numPr>
          <w:ilvl w:val="0"/>
          <w:numId w:val="10"/>
        </w:numPr>
        <w:rPr>
          <w:rFonts w:eastAsiaTheme="minorEastAsia"/>
        </w:rPr>
      </w:pPr>
      <w:r>
        <w:t xml:space="preserve">Решение системы ОДУ </w:t>
      </w: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lang w:val="en-US"/>
                      </w:rPr>
                    </m:ctrlPr>
                  </m:fPr>
                  <m:num>
                    <m:r>
                      <w:rPr>
                        <w:rFonts w:ascii="Cambria Math" w:hAnsi="Cambria Math"/>
                        <w:lang w:val="en-US"/>
                      </w:rPr>
                      <m:t>∂V</m:t>
                    </m:r>
                  </m:num>
                  <m:den>
                    <m:r>
                      <w:rPr>
                        <w:rFonts w:ascii="Cambria Math" w:hAnsi="Cambria Math"/>
                        <w:lang w:val="en-US"/>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ion</m:t>
                        </m:r>
                      </m:sub>
                    </m:sSub>
                    <m:d>
                      <m:dPr>
                        <m:ctrlPr>
                          <w:rPr>
                            <w:rFonts w:ascii="Cambria Math" w:hAnsi="Cambria Math"/>
                            <w:i/>
                          </w:rPr>
                        </m:ctrlPr>
                      </m:dPr>
                      <m:e>
                        <m:r>
                          <m:rPr>
                            <m:sty m:val="bi"/>
                          </m:rPr>
                          <w:rPr>
                            <w:rFonts w:ascii="Cambria Math" w:hAnsi="Cambria Math"/>
                          </w:rPr>
                          <m:t>u</m:t>
                        </m:r>
                        <m:r>
                          <w:rPr>
                            <w:rFonts w:ascii="Cambria Math" w:hAnsi="Cambria Math"/>
                          </w:rPr>
                          <m:t>, V</m:t>
                        </m:r>
                      </m:e>
                    </m:d>
                  </m:num>
                  <m:den>
                    <m:r>
                      <w:rPr>
                        <w:rFonts w:ascii="Cambria Math" w:hAnsi="Cambria Math"/>
                      </w:rPr>
                      <m:t>χ </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den>
                </m:f>
              </m:e>
              <m:e>
                <m:f>
                  <m:fPr>
                    <m:ctrlPr>
                      <w:rPr>
                        <w:rFonts w:ascii="Cambria Math" w:hAnsi="Cambria Math"/>
                        <w:i/>
                        <w:iCs/>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r>
                  <m:rPr>
                    <m:sty m:val="bi"/>
                  </m:rPr>
                  <w:rPr>
                    <w:rFonts w:ascii="Cambria Math" w:hAnsi="Cambria Math"/>
                  </w:rPr>
                  <m:t>u</m:t>
                </m:r>
                <m:r>
                  <w:rPr>
                    <w:rFonts w:ascii="Cambria Math" w:hAnsi="Cambria Math"/>
                  </w:rPr>
                  <m:t>, V)</m:t>
                </m:r>
              </m:e>
            </m:eqArr>
          </m:e>
        </m:d>
      </m:oMath>
    </w:p>
    <w:p w14:paraId="1E75B8C4" w14:textId="77777777" w:rsidR="00C272D4" w:rsidRPr="0025105E" w:rsidRDefault="00C272D4" w:rsidP="009A0C3B">
      <w:pPr>
        <w:pStyle w:val="a8"/>
        <w:numPr>
          <w:ilvl w:val="0"/>
          <w:numId w:val="10"/>
        </w:numPr>
        <w:rPr>
          <w:rFonts w:eastAsiaTheme="minorEastAsia"/>
        </w:rPr>
      </w:pPr>
      <w:r w:rsidRPr="0025105E">
        <w:rPr>
          <w:rFonts w:eastAsiaTheme="minorEastAsia"/>
        </w:rPr>
        <w:t xml:space="preserve">Решение </w:t>
      </w:r>
      <w:r>
        <w:t xml:space="preserve">ДУвЧП для вычисления </w:t>
      </w:r>
      <m:oMath>
        <m:r>
          <w:rPr>
            <w:rFonts w:ascii="Cambria Math" w:hAnsi="Cambria Math"/>
          </w:rPr>
          <m:t>∇</m:t>
        </m:r>
        <m:r>
          <m:rPr>
            <m:sty m:val="p"/>
          </m:rPr>
          <w:rPr>
            <w:rFonts w:ascii="Cambria Math" w:hAnsi="Cambria Math"/>
          </w:rPr>
          <m:t>∙</m:t>
        </m:r>
        <m:d>
          <m:dPr>
            <m:ctrlPr>
              <w:rPr>
                <w:rFonts w:ascii="Cambria Math" w:hAnsi="Cambria Math"/>
                <w:i/>
                <w:iCs/>
              </w:rPr>
            </m:ctrlPr>
          </m:dPr>
          <m:e>
            <m:r>
              <w:rPr>
                <w:rFonts w:ascii="Cambria Math" w:hAnsi="Cambria Math"/>
              </w:rPr>
              <m:t>σ∇</m:t>
            </m:r>
            <m:r>
              <w:rPr>
                <w:rFonts w:ascii="Cambria Math" w:hAnsi="Cambria Math"/>
                <w:lang w:val="en-US"/>
              </w:rPr>
              <m:t>V</m:t>
            </m:r>
          </m:e>
        </m:d>
      </m:oMath>
    </w:p>
    <w:p w14:paraId="253DF399" w14:textId="77777777" w:rsidR="00C272D4" w:rsidRDefault="00C272D4" w:rsidP="009A0C3B">
      <w:pPr>
        <w:pStyle w:val="a8"/>
        <w:numPr>
          <w:ilvl w:val="0"/>
          <w:numId w:val="10"/>
        </w:numPr>
      </w:pPr>
      <w:r w:rsidRPr="0025105E">
        <w:rPr>
          <w:rFonts w:eastAsiaTheme="minorEastAsia"/>
        </w:rPr>
        <w:t xml:space="preserve">Вычисление значения </w:t>
      </w:r>
      <m:oMath>
        <m:r>
          <w:rPr>
            <w:rFonts w:ascii="Cambria Math" w:hAnsi="Cambria Math"/>
          </w:rPr>
          <m:t>V</m:t>
        </m:r>
      </m:oMath>
      <w:r w:rsidRPr="0025105E">
        <w:rPr>
          <w:rFonts w:eastAsiaTheme="minorEastAsia"/>
        </w:rPr>
        <w:t xml:space="preserve"> на следующем шаге по времени.</w:t>
      </w:r>
    </w:p>
    <w:p w14:paraId="54B6F77E" w14:textId="77777777" w:rsidR="0025105E" w:rsidRDefault="00334BB0" w:rsidP="00766D8A">
      <w:r>
        <w:t xml:space="preserve">Для решения ОДУ был выбран метод Рунге-Кутта 4 порядка, для решения </w:t>
      </w:r>
      <w:r w:rsidR="008A2C6E">
        <w:t>дифференциальных уравнений в частных производных</w:t>
      </w:r>
      <w:r>
        <w:t xml:space="preserve"> – метод конечных элементов, </w:t>
      </w:r>
      <w:r w:rsidR="00BC53BC">
        <w:t xml:space="preserve">который сводит решение </w:t>
      </w:r>
      <w:r w:rsidR="008A2C6E">
        <w:t>дифференциальных уравнений в частных производных</w:t>
      </w:r>
      <w:r w:rsidR="00BC53BC">
        <w:t xml:space="preserve"> к решению СЛАУ, </w:t>
      </w:r>
      <w:r>
        <w:t xml:space="preserve">для </w:t>
      </w:r>
      <w:r>
        <w:lastRenderedPageBreak/>
        <w:t>ди</w:t>
      </w:r>
      <w:r w:rsidR="00BC53BC">
        <w:t>с</w:t>
      </w:r>
      <w:r>
        <w:t xml:space="preserve">кретизации по времени – метод Эйлера. Данные методы были выбраны </w:t>
      </w:r>
      <w:r w:rsidR="00B95A36">
        <w:t>на осно</w:t>
      </w:r>
      <w:r w:rsidR="0070085F">
        <w:t xml:space="preserve">ве анализа научной литературы </w:t>
      </w:r>
      <w:r w:rsidR="00B95A36">
        <w:t xml:space="preserve"> </w:t>
      </w:r>
      <w:r>
        <w:t xml:space="preserve">как одни из </w:t>
      </w:r>
      <w:r w:rsidR="004F6DF5">
        <w:t>широко</w:t>
      </w:r>
      <w:r w:rsidR="0070085F">
        <w:t xml:space="preserve"> распространенных</w:t>
      </w:r>
      <w:r w:rsidR="008A2C6E">
        <w:t xml:space="preserve"> и активно применяемых</w:t>
      </w:r>
      <w:r w:rsidR="0070085F">
        <w:t xml:space="preserve"> в данной области</w:t>
      </w:r>
      <w:r w:rsidR="00A54599">
        <w:t xml:space="preserve"> </w:t>
      </w:r>
      <w:r w:rsidR="00A54599" w:rsidRPr="00880E43">
        <w:t>[</w:t>
      </w:r>
      <w:r w:rsidR="00A54599" w:rsidRPr="00880E43">
        <w:rPr>
          <w:b/>
          <w:color w:val="FF0000"/>
        </w:rPr>
        <w:t>ССЫЛКИ</w:t>
      </w:r>
      <w:r w:rsidR="00A54599" w:rsidRPr="00880E43">
        <w:t>]</w:t>
      </w:r>
      <w:r w:rsidR="0070085F">
        <w:t>.</w:t>
      </w:r>
    </w:p>
    <w:p w14:paraId="0A417E7C" w14:textId="77777777" w:rsidR="008B6DB8" w:rsidRDefault="00EF1188" w:rsidP="006B7BAE">
      <w:pPr>
        <w:rPr>
          <w:rFonts w:ascii="Times New Roman" w:hAnsi="Times New Roman"/>
          <w:szCs w:val="24"/>
        </w:rPr>
      </w:pPr>
      <w:r>
        <w:t>П</w:t>
      </w:r>
      <w:r w:rsidR="00DA56AF">
        <w:t>одход</w:t>
      </w:r>
      <w:r>
        <w:t xml:space="preserve"> с разделением операторов Странга</w:t>
      </w:r>
      <w:r w:rsidR="00116DBD">
        <w:t xml:space="preserve"> применяется во многих пакетах для моделирования электрофизиологической активности</w:t>
      </w:r>
      <w:r w:rsidR="007F43D8">
        <w:t>.</w:t>
      </w:r>
      <w:r w:rsidR="00116DBD">
        <w:t xml:space="preserve"> </w:t>
      </w:r>
      <w:r w:rsidR="007F43D8">
        <w:t>В частности, он использовался</w:t>
      </w:r>
      <w:r w:rsidR="00230A74">
        <w:t xml:space="preserve"> </w:t>
      </w:r>
      <w:r w:rsidR="00D570E0" w:rsidRPr="00270F9A">
        <w:rPr>
          <w:rFonts w:ascii="Times New Roman" w:hAnsi="Times New Roman"/>
          <w:szCs w:val="24"/>
        </w:rPr>
        <w:t>Р.Бодас</w:t>
      </w:r>
      <w:r w:rsidR="00D570E0">
        <w:rPr>
          <w:rFonts w:ascii="Times New Roman" w:hAnsi="Times New Roman"/>
          <w:szCs w:val="24"/>
        </w:rPr>
        <w:t>ом</w:t>
      </w:r>
      <w:r w:rsidR="00D570E0" w:rsidRPr="00270F9A">
        <w:rPr>
          <w:rFonts w:ascii="Times New Roman" w:hAnsi="Times New Roman"/>
          <w:szCs w:val="24"/>
        </w:rPr>
        <w:t>, П. Пафманатан</w:t>
      </w:r>
      <w:r w:rsidR="00D570E0">
        <w:rPr>
          <w:rFonts w:ascii="Times New Roman" w:hAnsi="Times New Roman"/>
          <w:szCs w:val="24"/>
        </w:rPr>
        <w:t xml:space="preserve">ом и др. в </w:t>
      </w:r>
      <w:r w:rsidR="00270F9A">
        <w:t xml:space="preserve">пакете </w:t>
      </w:r>
      <w:r w:rsidR="00270F9A">
        <w:rPr>
          <w:lang w:val="en-US"/>
        </w:rPr>
        <w:t>Chaste</w:t>
      </w:r>
      <w:r w:rsidR="00270F9A">
        <w:t xml:space="preserve"> </w:t>
      </w:r>
      <w:r w:rsidR="00D570E0" w:rsidRPr="00D570E0">
        <w:rPr>
          <w:rFonts w:ascii="Times New Roman" w:hAnsi="Times New Roman"/>
          <w:szCs w:val="24"/>
        </w:rPr>
        <w:t>[</w:t>
      </w:r>
      <w:r w:rsidR="0022540C">
        <w:rPr>
          <w:rFonts w:ascii="Times New Roman" w:hAnsi="Times New Roman"/>
          <w:szCs w:val="24"/>
        </w:rPr>
        <w:fldChar w:fldCharType="begin"/>
      </w:r>
      <w:r w:rsidR="00D570E0">
        <w:rPr>
          <w:rFonts w:ascii="Times New Roman" w:hAnsi="Times New Roman"/>
          <w:szCs w:val="24"/>
        </w:rPr>
        <w:instrText xml:space="preserve"> REF _Ref447199808 \r \h </w:instrText>
      </w:r>
      <w:r w:rsidR="0022540C">
        <w:rPr>
          <w:rFonts w:ascii="Times New Roman" w:hAnsi="Times New Roman"/>
          <w:szCs w:val="24"/>
        </w:rPr>
      </w:r>
      <w:r w:rsidR="0022540C">
        <w:rPr>
          <w:rFonts w:ascii="Times New Roman" w:hAnsi="Times New Roman"/>
          <w:szCs w:val="24"/>
        </w:rPr>
        <w:fldChar w:fldCharType="separate"/>
      </w:r>
      <w:r w:rsidR="007B7C05">
        <w:rPr>
          <w:rFonts w:ascii="Times New Roman" w:hAnsi="Times New Roman"/>
          <w:szCs w:val="24"/>
        </w:rPr>
        <w:t>1</w:t>
      </w:r>
      <w:r w:rsidR="0022540C">
        <w:rPr>
          <w:rFonts w:ascii="Times New Roman" w:hAnsi="Times New Roman"/>
          <w:szCs w:val="24"/>
        </w:rPr>
        <w:fldChar w:fldCharType="end"/>
      </w:r>
      <w:r w:rsidR="00D570E0" w:rsidRPr="00D570E0">
        <w:rPr>
          <w:rFonts w:ascii="Times New Roman" w:hAnsi="Times New Roman"/>
          <w:szCs w:val="24"/>
        </w:rPr>
        <w:t>]</w:t>
      </w:r>
      <w:r w:rsidR="00270F9A">
        <w:rPr>
          <w:rFonts w:ascii="Times New Roman" w:hAnsi="Times New Roman"/>
          <w:szCs w:val="24"/>
        </w:rPr>
        <w:t xml:space="preserve">, </w:t>
      </w:r>
      <w:r w:rsidR="00D570E0">
        <w:rPr>
          <w:rFonts w:ascii="Times New Roman" w:hAnsi="Times New Roman"/>
          <w:szCs w:val="24"/>
        </w:rPr>
        <w:t xml:space="preserve">Санднесом и др. </w:t>
      </w:r>
      <w:r w:rsidR="00D570E0" w:rsidRPr="00ED4E4C">
        <w:rPr>
          <w:rFonts w:ascii="Times New Roman" w:hAnsi="Times New Roman"/>
          <w:szCs w:val="24"/>
        </w:rPr>
        <w:t>[</w:t>
      </w:r>
      <w:r w:rsidR="0022540C">
        <w:rPr>
          <w:rFonts w:ascii="Times New Roman" w:hAnsi="Times New Roman"/>
          <w:szCs w:val="24"/>
        </w:rPr>
        <w:fldChar w:fldCharType="begin"/>
      </w:r>
      <w:r w:rsidR="009646A5">
        <w:rPr>
          <w:rFonts w:ascii="Times New Roman" w:hAnsi="Times New Roman"/>
          <w:szCs w:val="24"/>
        </w:rPr>
        <w:instrText xml:space="preserve"> REF _Ref464425581 \r \h </w:instrText>
      </w:r>
      <w:r w:rsidR="0022540C">
        <w:rPr>
          <w:rFonts w:ascii="Times New Roman" w:hAnsi="Times New Roman"/>
          <w:szCs w:val="24"/>
        </w:rPr>
      </w:r>
      <w:r w:rsidR="0022540C">
        <w:rPr>
          <w:rFonts w:ascii="Times New Roman" w:hAnsi="Times New Roman"/>
          <w:szCs w:val="24"/>
        </w:rPr>
        <w:fldChar w:fldCharType="separate"/>
      </w:r>
      <w:r w:rsidR="007B7C05">
        <w:rPr>
          <w:rFonts w:ascii="Times New Roman" w:hAnsi="Times New Roman"/>
          <w:szCs w:val="24"/>
        </w:rPr>
        <w:t>5</w:t>
      </w:r>
      <w:r w:rsidR="0022540C">
        <w:rPr>
          <w:rFonts w:ascii="Times New Roman" w:hAnsi="Times New Roman"/>
          <w:szCs w:val="24"/>
        </w:rPr>
        <w:fldChar w:fldCharType="end"/>
      </w:r>
      <w:r w:rsidR="00D570E0" w:rsidRPr="00ED4E4C">
        <w:rPr>
          <w:rFonts w:ascii="Times New Roman" w:hAnsi="Times New Roman"/>
          <w:szCs w:val="24"/>
        </w:rPr>
        <w:t>]</w:t>
      </w:r>
      <w:r w:rsidR="00D570E0">
        <w:rPr>
          <w:rFonts w:ascii="Times New Roman" w:hAnsi="Times New Roman"/>
          <w:szCs w:val="24"/>
        </w:rPr>
        <w:t xml:space="preserve">, </w:t>
      </w:r>
      <w:r w:rsidR="00F57F1B">
        <w:rPr>
          <w:rFonts w:ascii="Times New Roman" w:hAnsi="Times New Roman"/>
          <w:szCs w:val="24"/>
        </w:rPr>
        <w:t xml:space="preserve">дос Сантосом и Планком </w:t>
      </w:r>
      <w:r w:rsidR="00345E2E">
        <w:rPr>
          <w:rFonts w:ascii="Times New Roman" w:hAnsi="Times New Roman"/>
          <w:szCs w:val="24"/>
        </w:rPr>
        <w:t>[</w:t>
      </w:r>
      <w:r w:rsidR="0022540C">
        <w:rPr>
          <w:rFonts w:ascii="Times New Roman" w:hAnsi="Times New Roman"/>
          <w:szCs w:val="24"/>
        </w:rPr>
        <w:fldChar w:fldCharType="begin"/>
      </w:r>
      <w:r w:rsidR="009646A5">
        <w:rPr>
          <w:rFonts w:ascii="Times New Roman" w:hAnsi="Times New Roman"/>
          <w:szCs w:val="24"/>
        </w:rPr>
        <w:instrText xml:space="preserve"> REF _Ref447142057 \r \h </w:instrText>
      </w:r>
      <w:r w:rsidR="0022540C">
        <w:rPr>
          <w:rFonts w:ascii="Times New Roman" w:hAnsi="Times New Roman"/>
          <w:szCs w:val="24"/>
        </w:rPr>
      </w:r>
      <w:r w:rsidR="0022540C">
        <w:rPr>
          <w:rFonts w:ascii="Times New Roman" w:hAnsi="Times New Roman"/>
          <w:szCs w:val="24"/>
        </w:rPr>
        <w:fldChar w:fldCharType="separate"/>
      </w:r>
      <w:r w:rsidR="007B7C05">
        <w:rPr>
          <w:rFonts w:ascii="Times New Roman" w:hAnsi="Times New Roman"/>
          <w:szCs w:val="24"/>
        </w:rPr>
        <w:t>6</w:t>
      </w:r>
      <w:r w:rsidR="0022540C">
        <w:rPr>
          <w:rFonts w:ascii="Times New Roman" w:hAnsi="Times New Roman"/>
          <w:szCs w:val="24"/>
        </w:rPr>
        <w:fldChar w:fldCharType="end"/>
      </w:r>
      <w:r w:rsidR="00345E2E">
        <w:rPr>
          <w:rFonts w:ascii="Times New Roman" w:hAnsi="Times New Roman"/>
          <w:szCs w:val="24"/>
        </w:rPr>
        <w:t>] и др.</w:t>
      </w:r>
      <w:r w:rsidR="009646A5">
        <w:rPr>
          <w:rFonts w:ascii="Times New Roman" w:hAnsi="Times New Roman"/>
          <w:szCs w:val="24"/>
        </w:rPr>
        <w:t xml:space="preserve"> </w:t>
      </w:r>
      <w:r w:rsidR="00B13809">
        <w:rPr>
          <w:rFonts w:ascii="Times New Roman" w:hAnsi="Times New Roman"/>
          <w:szCs w:val="24"/>
        </w:rPr>
        <w:t xml:space="preserve">Отличие указанных пакетов </w:t>
      </w:r>
      <w:r w:rsidR="005621E6">
        <w:rPr>
          <w:rFonts w:ascii="Times New Roman" w:hAnsi="Times New Roman"/>
          <w:szCs w:val="24"/>
        </w:rPr>
        <w:t>от ПП «Киберсердце»</w:t>
      </w:r>
      <w:r w:rsidR="00B13809">
        <w:rPr>
          <w:rFonts w:ascii="Times New Roman" w:hAnsi="Times New Roman"/>
          <w:szCs w:val="24"/>
        </w:rPr>
        <w:t xml:space="preserve"> состоит в комбинации методов, используемых для решения ОДУ, решения и предобуславливания СЛАУ и </w:t>
      </w:r>
      <w:r w:rsidR="00891DBF">
        <w:rPr>
          <w:rFonts w:ascii="Times New Roman" w:hAnsi="Times New Roman"/>
          <w:szCs w:val="24"/>
        </w:rPr>
        <w:t xml:space="preserve">в </w:t>
      </w:r>
      <w:r w:rsidR="00B13809">
        <w:rPr>
          <w:rFonts w:ascii="Times New Roman" w:hAnsi="Times New Roman"/>
          <w:szCs w:val="24"/>
        </w:rPr>
        <w:t>дискретизации модели по времени.</w:t>
      </w:r>
      <w:r w:rsidR="00A54599">
        <w:rPr>
          <w:rFonts w:ascii="Times New Roman" w:hAnsi="Times New Roman"/>
          <w:szCs w:val="24"/>
        </w:rPr>
        <w:t xml:space="preserve"> В целом, предварительные эксперименты по тестированию разработанного в рамках описанного подхода программного прототипа показали работоспособность и перспективность рассмотренной комбинации методов для дальнейшего использования.</w:t>
      </w:r>
    </w:p>
    <w:p w14:paraId="0D9E0922" w14:textId="77777777" w:rsidR="00E33676" w:rsidRPr="006B7BAE" w:rsidRDefault="00E33676" w:rsidP="006B7BAE">
      <w:pPr>
        <w:rPr>
          <w:rFonts w:ascii="Times New Roman" w:hAnsi="Times New Roman"/>
          <w:szCs w:val="24"/>
        </w:rPr>
      </w:pPr>
    </w:p>
    <w:p w14:paraId="02D105AB" w14:textId="77777777" w:rsidR="00BB593A" w:rsidRDefault="00A113C9" w:rsidP="00A113C9">
      <w:pPr>
        <w:pStyle w:val="3"/>
      </w:pPr>
      <w:bookmarkStart w:id="68" w:name="_Toc464476563"/>
      <w:r w:rsidRPr="00A113C9">
        <w:t>Архитектура</w:t>
      </w:r>
      <w:r w:rsidRPr="00AF0ED6">
        <w:rPr>
          <w:lang w:val="en-US"/>
        </w:rPr>
        <w:t xml:space="preserve"> </w:t>
      </w:r>
      <w:r w:rsidRPr="00A113C9">
        <w:t>и</w:t>
      </w:r>
      <w:r w:rsidRPr="00AF0ED6">
        <w:rPr>
          <w:lang w:val="en-US"/>
        </w:rPr>
        <w:t xml:space="preserve"> </w:t>
      </w:r>
      <w:r w:rsidRPr="00A113C9">
        <w:t>алгоритмы</w:t>
      </w:r>
      <w:r w:rsidRPr="00AF0ED6">
        <w:rPr>
          <w:lang w:val="en-US"/>
        </w:rPr>
        <w:t xml:space="preserve"> </w:t>
      </w:r>
      <w:r w:rsidRPr="00A113C9">
        <w:t>пакета</w:t>
      </w:r>
      <w:bookmarkEnd w:id="68"/>
    </w:p>
    <w:p w14:paraId="27D319F5" w14:textId="77777777" w:rsidR="00822EBF" w:rsidRPr="001C7B8E" w:rsidRDefault="00822EBF" w:rsidP="00822EBF">
      <w:r>
        <w:t>П</w:t>
      </w:r>
      <w:r w:rsidR="00C925A5">
        <w:t>П</w:t>
      </w:r>
      <w:r w:rsidRPr="001C7B8E">
        <w:t xml:space="preserve"> «Кардиомодель» </w:t>
      </w:r>
      <w:r w:rsidR="00BF6A47">
        <w:t xml:space="preserve">спроектирован на основе объектно-ориентированного подхода. </w:t>
      </w:r>
      <w:r w:rsidR="00C33990">
        <w:t xml:space="preserve">Высокоуровневая архитектура пакета представляется набором </w:t>
      </w:r>
      <w:r>
        <w:t>следующих подсистем</w:t>
      </w:r>
      <w:r w:rsidRPr="001C7B8E">
        <w:t>:</w:t>
      </w:r>
    </w:p>
    <w:p w14:paraId="6897A59E" w14:textId="77777777" w:rsidR="00822EBF" w:rsidRDefault="00822EBF" w:rsidP="009A0C3B">
      <w:pPr>
        <w:pStyle w:val="af1"/>
        <w:numPr>
          <w:ilvl w:val="0"/>
          <w:numId w:val="4"/>
        </w:numPr>
        <w:spacing w:before="0" w:beforeAutospacing="0" w:after="0" w:afterAutospacing="0" w:line="360" w:lineRule="auto"/>
        <w:jc w:val="both"/>
      </w:pPr>
      <w:r w:rsidRPr="00B547AB">
        <w:rPr>
          <w:rStyle w:val="af4"/>
        </w:rPr>
        <w:t xml:space="preserve">Подсистема </w:t>
      </w:r>
      <w:r w:rsidR="009E7F5D">
        <w:rPr>
          <w:rStyle w:val="af4"/>
        </w:rPr>
        <w:t>моделирования</w:t>
      </w:r>
      <w:r>
        <w:t>. Данная подсистема является связующим звеном в работе всего модуля «Кардиомодель». Она содержит основной алгоритм работы модуля.</w:t>
      </w:r>
    </w:p>
    <w:p w14:paraId="1CB99889" w14:textId="77777777" w:rsidR="00822EBF" w:rsidRPr="001C7B8E" w:rsidRDefault="00822EBF" w:rsidP="009A0C3B">
      <w:pPr>
        <w:pStyle w:val="af1"/>
        <w:numPr>
          <w:ilvl w:val="0"/>
          <w:numId w:val="4"/>
        </w:numPr>
        <w:spacing w:before="0" w:beforeAutospacing="0" w:after="0" w:afterAutospacing="0" w:line="360" w:lineRule="auto"/>
        <w:jc w:val="both"/>
      </w:pPr>
      <w:r w:rsidRPr="00B547AB">
        <w:rPr>
          <w:i/>
        </w:rPr>
        <w:t>Подсистема</w:t>
      </w:r>
      <w:r w:rsidR="009E7F5D">
        <w:rPr>
          <w:i/>
        </w:rPr>
        <w:t xml:space="preserve"> математических моделей</w:t>
      </w:r>
      <w:r>
        <w:t xml:space="preserve">, содержащая описание монодоменной и бидоменной моделей, а также модели динамики сердечных клеток. </w:t>
      </w:r>
    </w:p>
    <w:p w14:paraId="171D7618" w14:textId="77777777" w:rsidR="00822EBF" w:rsidRDefault="00822EBF" w:rsidP="009A0C3B">
      <w:pPr>
        <w:pStyle w:val="af1"/>
        <w:numPr>
          <w:ilvl w:val="0"/>
          <w:numId w:val="4"/>
        </w:numPr>
        <w:spacing w:before="0" w:beforeAutospacing="0" w:after="0" w:afterAutospacing="0" w:line="360" w:lineRule="auto"/>
        <w:jc w:val="both"/>
      </w:pPr>
      <w:r w:rsidRPr="00B547AB">
        <w:rPr>
          <w:i/>
        </w:rPr>
        <w:t>Подсистема конфигурирования</w:t>
      </w:r>
      <w:r w:rsidRPr="001C7B8E">
        <w:t xml:space="preserve"> (постановки задач).</w:t>
      </w:r>
      <w:r>
        <w:t xml:space="preserve"> Считывает параметры из конфигурационного файла и передает их в подсистему </w:t>
      </w:r>
      <w:r w:rsidR="008A10D8">
        <w:t>моделирования</w:t>
      </w:r>
      <w:r>
        <w:t>.</w:t>
      </w:r>
    </w:p>
    <w:p w14:paraId="604844A4" w14:textId="77777777" w:rsidR="00822EBF" w:rsidRDefault="00822EBF" w:rsidP="009A0C3B">
      <w:pPr>
        <w:pStyle w:val="af1"/>
        <w:numPr>
          <w:ilvl w:val="0"/>
          <w:numId w:val="4"/>
        </w:numPr>
        <w:spacing w:before="0" w:beforeAutospacing="0" w:after="0" w:afterAutospacing="0" w:line="360" w:lineRule="auto"/>
        <w:jc w:val="both"/>
      </w:pPr>
      <w:r w:rsidRPr="00B547AB">
        <w:rPr>
          <w:i/>
        </w:rPr>
        <w:t>Подсистема математических методов</w:t>
      </w:r>
      <w:r>
        <w:t>. Содержит необходимые алгоритмы и методы, используемые в процессе решения уравнений</w:t>
      </w:r>
      <w:r w:rsidR="00B547AB">
        <w:t>,</w:t>
      </w:r>
      <w:r>
        <w:t xml:space="preserve"> задающих монодоменную и бидоменную модели, а также интерфейсы для сторонних программных продуктов.</w:t>
      </w:r>
    </w:p>
    <w:p w14:paraId="4F7E442F" w14:textId="77777777" w:rsidR="00822EBF" w:rsidRPr="001C7B8E" w:rsidRDefault="00822EBF" w:rsidP="009A0C3B">
      <w:pPr>
        <w:pStyle w:val="af1"/>
        <w:numPr>
          <w:ilvl w:val="0"/>
          <w:numId w:val="4"/>
        </w:numPr>
        <w:spacing w:before="0" w:beforeAutospacing="0" w:after="0" w:afterAutospacing="0" w:line="360" w:lineRule="auto"/>
        <w:jc w:val="both"/>
      </w:pPr>
      <w:r w:rsidRPr="00B547AB">
        <w:rPr>
          <w:i/>
        </w:rPr>
        <w:t>Подсистема постобработки</w:t>
      </w:r>
      <w:r>
        <w:t xml:space="preserve"> результатов вычислений, в том числе </w:t>
      </w:r>
      <w:r w:rsidR="00AE112A">
        <w:t xml:space="preserve">реализующая функциональность, связанную с </w:t>
      </w:r>
      <w:r>
        <w:t>построени</w:t>
      </w:r>
      <w:r w:rsidR="00AE112A">
        <w:t>ем</w:t>
      </w:r>
      <w:r>
        <w:t xml:space="preserve"> виртуальных кардиограмм.</w:t>
      </w:r>
    </w:p>
    <w:p w14:paraId="3A0A9B89" w14:textId="77777777" w:rsidR="00822EBF" w:rsidRDefault="00D40B2E" w:rsidP="009A0C3B">
      <w:pPr>
        <w:pStyle w:val="af1"/>
        <w:numPr>
          <w:ilvl w:val="0"/>
          <w:numId w:val="4"/>
        </w:numPr>
        <w:spacing w:before="0" w:beforeAutospacing="0" w:after="0" w:afterAutospacing="0" w:line="360" w:lineRule="auto"/>
        <w:jc w:val="both"/>
      </w:pPr>
      <w:r>
        <w:rPr>
          <w:i/>
        </w:rPr>
        <w:t>Подсистема п</w:t>
      </w:r>
      <w:r w:rsidR="00822EBF" w:rsidRPr="00BE438B">
        <w:rPr>
          <w:i/>
        </w:rPr>
        <w:t>ользовательск</w:t>
      </w:r>
      <w:r>
        <w:rPr>
          <w:i/>
        </w:rPr>
        <w:t>ого</w:t>
      </w:r>
      <w:r w:rsidR="00822EBF" w:rsidRPr="00BE438B">
        <w:rPr>
          <w:i/>
        </w:rPr>
        <w:t xml:space="preserve"> интерфейс</w:t>
      </w:r>
      <w:r>
        <w:rPr>
          <w:i/>
        </w:rPr>
        <w:t>а</w:t>
      </w:r>
      <w:r w:rsidR="00822EBF" w:rsidRPr="001C7B8E">
        <w:t>.</w:t>
      </w:r>
      <w:r w:rsidR="00822EBF">
        <w:t xml:space="preserve"> Используется для организации </w:t>
      </w:r>
      <w:r w:rsidR="008C7150">
        <w:t xml:space="preserve">внешнего </w:t>
      </w:r>
      <w:r w:rsidR="00822EBF">
        <w:t>взаимодействия с программным модулем «Кардиомодель».</w:t>
      </w:r>
    </w:p>
    <w:p w14:paraId="43FDB627" w14:textId="77777777" w:rsidR="00822EBF" w:rsidRDefault="0000148D" w:rsidP="0000148D">
      <w:commentRangeStart w:id="69"/>
      <w:r>
        <w:t>Связь между подсистемами</w:t>
      </w:r>
      <w:commentRangeEnd w:id="69"/>
      <w:r w:rsidR="00946EC9">
        <w:rPr>
          <w:rStyle w:val="aa"/>
        </w:rPr>
        <w:commentReference w:id="69"/>
      </w:r>
      <w:r>
        <w:t xml:space="preserve"> </w:t>
      </w:r>
      <w:r w:rsidR="006A456C">
        <w:t>отображена</w:t>
      </w:r>
      <w:r>
        <w:t xml:space="preserve"> </w:t>
      </w:r>
      <w:r w:rsidR="006A456C">
        <w:t>ниже (</w:t>
      </w:r>
      <w:r w:rsidR="0022540C">
        <w:fldChar w:fldCharType="begin"/>
      </w:r>
      <w:r w:rsidR="006A456C">
        <w:instrText xml:space="preserve"> REF _Ref461289094 \h </w:instrText>
      </w:r>
      <w:r w:rsidR="0022540C">
        <w:fldChar w:fldCharType="separate"/>
      </w:r>
      <w:ins w:id="70" w:author="Артем Рыблов" w:date="2016-11-06T00:43:00Z">
        <w:r w:rsidR="007B7C05" w:rsidRPr="00900D5D">
          <w:rPr>
            <w:rFonts w:ascii="Times New Roman" w:hAnsi="Times New Roman" w:cs="Times New Roman"/>
            <w:szCs w:val="24"/>
          </w:rPr>
          <w:t xml:space="preserve">Рисунок </w:t>
        </w:r>
        <w:r w:rsidR="007B7C05">
          <w:rPr>
            <w:rFonts w:ascii="Times New Roman" w:hAnsi="Times New Roman" w:cs="Times New Roman"/>
            <w:i/>
            <w:noProof/>
            <w:szCs w:val="24"/>
          </w:rPr>
          <w:t>1</w:t>
        </w:r>
      </w:ins>
      <w:del w:id="71" w:author="Артем Рыблов" w:date="2016-11-06T00:43:00Z">
        <w:r w:rsidR="006A456C" w:rsidRPr="00900D5D" w:rsidDel="007B7C05">
          <w:rPr>
            <w:rFonts w:ascii="Times New Roman" w:hAnsi="Times New Roman" w:cs="Times New Roman"/>
            <w:i/>
            <w:szCs w:val="24"/>
          </w:rPr>
          <w:delText xml:space="preserve">Рисунок </w:delText>
        </w:r>
        <w:r w:rsidR="006A456C" w:rsidDel="007B7C05">
          <w:rPr>
            <w:rFonts w:ascii="Times New Roman" w:hAnsi="Times New Roman" w:cs="Times New Roman"/>
            <w:i/>
            <w:noProof/>
            <w:szCs w:val="24"/>
          </w:rPr>
          <w:delText>1</w:delText>
        </w:r>
      </w:del>
      <w:r w:rsidR="0022540C">
        <w:fldChar w:fldCharType="end"/>
      </w:r>
      <w:r w:rsidR="006A456C">
        <w:t>)</w:t>
      </w:r>
      <w:r>
        <w:t xml:space="preserve">. </w:t>
      </w:r>
    </w:p>
    <w:p w14:paraId="7741D8C5" w14:textId="77777777" w:rsidR="00660999" w:rsidRDefault="00660999" w:rsidP="00660999">
      <w:pPr>
        <w:pStyle w:val="af1"/>
        <w:keepNext/>
        <w:spacing w:before="0" w:beforeAutospacing="0" w:after="0" w:afterAutospacing="0" w:line="360" w:lineRule="auto"/>
        <w:jc w:val="center"/>
      </w:pPr>
      <w:r>
        <w:rPr>
          <w:noProof/>
        </w:rPr>
        <w:lastRenderedPageBreak/>
        <w:drawing>
          <wp:inline distT="0" distB="0" distL="0" distR="0" wp14:anchorId="2EC206E4" wp14:editId="648F1E82">
            <wp:extent cx="6480175" cy="8728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диомодель подсистемы.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175" cy="8728075"/>
                    </a:xfrm>
                    <a:prstGeom prst="rect">
                      <a:avLst/>
                    </a:prstGeom>
                  </pic:spPr>
                </pic:pic>
              </a:graphicData>
            </a:graphic>
          </wp:inline>
        </w:drawing>
      </w:r>
    </w:p>
    <w:p w14:paraId="3425FF45" w14:textId="77777777" w:rsidR="00660999" w:rsidRDefault="00660999" w:rsidP="00660999">
      <w:pPr>
        <w:pStyle w:val="af2"/>
        <w:ind w:left="360"/>
        <w:jc w:val="center"/>
        <w:rPr>
          <w:rFonts w:ascii="Times New Roman" w:hAnsi="Times New Roman" w:cs="Times New Roman"/>
          <w:i w:val="0"/>
          <w:color w:val="auto"/>
          <w:sz w:val="24"/>
          <w:szCs w:val="24"/>
        </w:rPr>
      </w:pPr>
      <w:bookmarkStart w:id="72" w:name="_Ref461289094"/>
      <w:bookmarkStart w:id="73" w:name="_Ref461289085"/>
      <w:bookmarkStart w:id="74" w:name="_Ref464566954"/>
      <w:r w:rsidRPr="00900D5D">
        <w:rPr>
          <w:rFonts w:ascii="Times New Roman" w:hAnsi="Times New Roman" w:cs="Times New Roman"/>
          <w:i w:val="0"/>
          <w:color w:val="auto"/>
          <w:sz w:val="24"/>
          <w:szCs w:val="24"/>
        </w:rPr>
        <w:t xml:space="preserve">Рисунок </w:t>
      </w:r>
      <w:r w:rsidR="0022540C" w:rsidRPr="00900D5D">
        <w:rPr>
          <w:rFonts w:ascii="Times New Roman" w:hAnsi="Times New Roman" w:cs="Times New Roman"/>
          <w:i w:val="0"/>
          <w:color w:val="auto"/>
          <w:sz w:val="24"/>
          <w:szCs w:val="24"/>
        </w:rPr>
        <w:fldChar w:fldCharType="begin"/>
      </w:r>
      <w:r w:rsidRPr="00900D5D">
        <w:rPr>
          <w:rFonts w:ascii="Times New Roman" w:hAnsi="Times New Roman" w:cs="Times New Roman"/>
          <w:i w:val="0"/>
          <w:color w:val="auto"/>
          <w:sz w:val="24"/>
          <w:szCs w:val="24"/>
        </w:rPr>
        <w:instrText xml:space="preserve"> SEQ Рисунок \* ARABIC </w:instrText>
      </w:r>
      <w:r w:rsidR="0022540C" w:rsidRPr="00900D5D">
        <w:rPr>
          <w:rFonts w:ascii="Times New Roman" w:hAnsi="Times New Roman" w:cs="Times New Roman"/>
          <w:i w:val="0"/>
          <w:color w:val="auto"/>
          <w:sz w:val="24"/>
          <w:szCs w:val="24"/>
        </w:rPr>
        <w:fldChar w:fldCharType="separate"/>
      </w:r>
      <w:r w:rsidR="007B7C05">
        <w:rPr>
          <w:rFonts w:ascii="Times New Roman" w:hAnsi="Times New Roman" w:cs="Times New Roman"/>
          <w:i w:val="0"/>
          <w:noProof/>
          <w:color w:val="auto"/>
          <w:sz w:val="24"/>
          <w:szCs w:val="24"/>
        </w:rPr>
        <w:t>1</w:t>
      </w:r>
      <w:r w:rsidR="0022540C" w:rsidRPr="00900D5D">
        <w:rPr>
          <w:rFonts w:ascii="Times New Roman" w:hAnsi="Times New Roman" w:cs="Times New Roman"/>
          <w:i w:val="0"/>
          <w:color w:val="auto"/>
          <w:sz w:val="24"/>
          <w:szCs w:val="24"/>
        </w:rPr>
        <w:fldChar w:fldCharType="end"/>
      </w:r>
      <w:bookmarkEnd w:id="72"/>
      <w:r w:rsidRPr="00900D5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Структура </w:t>
      </w:r>
      <w:r w:rsidRPr="00900D5D">
        <w:rPr>
          <w:rFonts w:ascii="Times New Roman" w:hAnsi="Times New Roman" w:cs="Times New Roman"/>
          <w:i w:val="0"/>
          <w:color w:val="auto"/>
          <w:sz w:val="24"/>
          <w:szCs w:val="24"/>
        </w:rPr>
        <w:t xml:space="preserve"> </w:t>
      </w:r>
      <w:bookmarkEnd w:id="73"/>
      <w:r>
        <w:rPr>
          <w:rFonts w:ascii="Times New Roman" w:hAnsi="Times New Roman" w:cs="Times New Roman"/>
          <w:i w:val="0"/>
          <w:color w:val="auto"/>
          <w:sz w:val="24"/>
          <w:szCs w:val="24"/>
        </w:rPr>
        <w:t>ПП «Кардиомодель»</w:t>
      </w:r>
      <w:bookmarkEnd w:id="74"/>
    </w:p>
    <w:p w14:paraId="30BEBDBA" w14:textId="77777777" w:rsidR="00A52927" w:rsidRDefault="00C925A5" w:rsidP="00822EBF">
      <w:r>
        <w:lastRenderedPageBreak/>
        <w:t>Общее</w:t>
      </w:r>
      <w:r w:rsidR="00A52927" w:rsidRPr="00A52927">
        <w:t xml:space="preserve"> </w:t>
      </w:r>
      <w:commentRangeStart w:id="75"/>
      <w:r w:rsidR="00A52927">
        <w:t xml:space="preserve">описание алгоритма работы </w:t>
      </w:r>
      <w:r w:rsidR="00414BB3">
        <w:t>ПП «Кардиомодель»</w:t>
      </w:r>
      <w:r w:rsidR="00A52927">
        <w:t xml:space="preserve"> </w:t>
      </w:r>
      <w:commentRangeEnd w:id="75"/>
      <w:r w:rsidR="00A1058F">
        <w:rPr>
          <w:rStyle w:val="aa"/>
        </w:rPr>
        <w:commentReference w:id="75"/>
      </w:r>
      <w:r w:rsidR="00A52927">
        <w:t>выглядит следующим образом:</w:t>
      </w:r>
    </w:p>
    <w:p w14:paraId="2081633C" w14:textId="77777777" w:rsidR="00A52927" w:rsidRPr="001C7B8E" w:rsidRDefault="00A52927" w:rsidP="009A0C3B">
      <w:pPr>
        <w:pStyle w:val="af1"/>
        <w:numPr>
          <w:ilvl w:val="0"/>
          <w:numId w:val="3"/>
        </w:numPr>
        <w:spacing w:before="0" w:beforeAutospacing="0" w:after="0" w:afterAutospacing="0" w:line="360" w:lineRule="auto"/>
        <w:jc w:val="both"/>
      </w:pPr>
      <w:r w:rsidRPr="001C7B8E">
        <w:t>Чтение исходных данных, в том числе:</w:t>
      </w:r>
    </w:p>
    <w:p w14:paraId="1EC8C665" w14:textId="77777777" w:rsidR="00A52927" w:rsidRPr="001C7B8E" w:rsidRDefault="00A52927" w:rsidP="009A0C3B">
      <w:pPr>
        <w:pStyle w:val="af1"/>
        <w:numPr>
          <w:ilvl w:val="0"/>
          <w:numId w:val="2"/>
        </w:numPr>
        <w:spacing w:before="0" w:beforeAutospacing="0" w:after="0" w:afterAutospacing="0" w:line="360" w:lineRule="auto"/>
        <w:jc w:val="both"/>
      </w:pPr>
      <w:r w:rsidRPr="001C7B8E">
        <w:t>сегментированной тетраэдрической сетки, описывающей сердце человека (стоится на основании результатов КТ или МРТ модулем «Реконструкция»);</w:t>
      </w:r>
    </w:p>
    <w:p w14:paraId="176FE31E" w14:textId="77777777" w:rsidR="00A52927" w:rsidRPr="001C7B8E" w:rsidRDefault="00A52927" w:rsidP="009A0C3B">
      <w:pPr>
        <w:pStyle w:val="af1"/>
        <w:numPr>
          <w:ilvl w:val="0"/>
          <w:numId w:val="2"/>
        </w:numPr>
        <w:spacing w:before="0" w:beforeAutospacing="0" w:after="0" w:afterAutospacing="0" w:line="360" w:lineRule="auto"/>
        <w:jc w:val="both"/>
      </w:pPr>
      <w:r w:rsidRPr="001C7B8E">
        <w:t>видов моделей и численных методов, используемых для их анализа;</w:t>
      </w:r>
    </w:p>
    <w:p w14:paraId="3A68A1E2" w14:textId="77777777" w:rsidR="00A52927" w:rsidRPr="001C7B8E" w:rsidRDefault="00A52927" w:rsidP="009A0C3B">
      <w:pPr>
        <w:pStyle w:val="af1"/>
        <w:numPr>
          <w:ilvl w:val="0"/>
          <w:numId w:val="2"/>
        </w:numPr>
        <w:spacing w:before="0" w:beforeAutospacing="0" w:after="0" w:afterAutospacing="0" w:line="360" w:lineRule="auto"/>
        <w:jc w:val="both"/>
      </w:pPr>
      <w:r w:rsidRPr="001C7B8E">
        <w:t>биологических и физических параметров моделей;</w:t>
      </w:r>
    </w:p>
    <w:p w14:paraId="5B17267A" w14:textId="77777777" w:rsidR="00A52927" w:rsidRPr="001C7B8E" w:rsidRDefault="00A52927" w:rsidP="009A0C3B">
      <w:pPr>
        <w:pStyle w:val="af1"/>
        <w:numPr>
          <w:ilvl w:val="0"/>
          <w:numId w:val="2"/>
        </w:numPr>
        <w:spacing w:before="0" w:beforeAutospacing="0" w:after="0" w:afterAutospacing="0" w:line="360" w:lineRule="auto"/>
        <w:jc w:val="both"/>
      </w:pPr>
      <w:r w:rsidRPr="001C7B8E">
        <w:t xml:space="preserve">параметров конкретной исследовательской задачи, решаемой пользователем; </w:t>
      </w:r>
    </w:p>
    <w:p w14:paraId="222C0C2F" w14:textId="77777777" w:rsidR="00A52927" w:rsidRDefault="00A52927" w:rsidP="009A0C3B">
      <w:pPr>
        <w:pStyle w:val="af1"/>
        <w:numPr>
          <w:ilvl w:val="0"/>
          <w:numId w:val="2"/>
        </w:numPr>
        <w:spacing w:before="0" w:beforeAutospacing="0" w:after="0" w:afterAutospacing="0" w:line="360" w:lineRule="auto"/>
        <w:jc w:val="both"/>
      </w:pPr>
      <w:r w:rsidRPr="001C7B8E">
        <w:t>параметров запуска на конкретной вычислительной системе.</w:t>
      </w:r>
    </w:p>
    <w:p w14:paraId="0EDC3634" w14:textId="77777777" w:rsidR="00A52927" w:rsidRDefault="00A52927" w:rsidP="009A0C3B">
      <w:pPr>
        <w:pStyle w:val="af1"/>
        <w:numPr>
          <w:ilvl w:val="0"/>
          <w:numId w:val="3"/>
        </w:numPr>
        <w:spacing w:before="0" w:beforeAutospacing="0" w:after="0" w:afterAutospacing="0" w:line="360" w:lineRule="auto"/>
        <w:jc w:val="both"/>
      </w:pPr>
      <w:r w:rsidRPr="001C7B8E">
        <w:t xml:space="preserve">Численное моделирование, предполагающее интегрирование уравнений </w:t>
      </w:r>
      <w:r w:rsidR="00EB53E8" w:rsidRPr="00EB53E8">
        <w:rPr>
          <w:highlight w:val="yellow"/>
        </w:rPr>
        <w:t>(</w:t>
      </w:r>
      <w:r w:rsidR="00D10B49">
        <w:rPr>
          <w:highlight w:val="yellow"/>
        </w:rPr>
        <w:t>1.</w:t>
      </w:r>
      <w:r w:rsidR="00EB53E8" w:rsidRPr="00EB53E8">
        <w:rPr>
          <w:highlight w:val="yellow"/>
        </w:rPr>
        <w:t>1), (</w:t>
      </w:r>
      <w:r w:rsidR="00D10B49">
        <w:rPr>
          <w:highlight w:val="yellow"/>
        </w:rPr>
        <w:t>1.</w:t>
      </w:r>
      <w:r w:rsidR="00EB53E8" w:rsidRPr="00EB53E8">
        <w:rPr>
          <w:highlight w:val="yellow"/>
        </w:rPr>
        <w:t>2)</w:t>
      </w:r>
      <w:r w:rsidR="00EB53E8">
        <w:t xml:space="preserve"> </w:t>
      </w:r>
      <w:r w:rsidRPr="001C7B8E">
        <w:t>в рамках формализма монодоменной или бидомен</w:t>
      </w:r>
      <w:r w:rsidR="00686873">
        <w:t>ной моделей</w:t>
      </w:r>
      <w:r w:rsidRPr="001C7B8E">
        <w:t xml:space="preserve">. </w:t>
      </w:r>
    </w:p>
    <w:p w14:paraId="3118152D" w14:textId="77777777" w:rsidR="00A52927" w:rsidRDefault="00A52927" w:rsidP="009A0C3B">
      <w:pPr>
        <w:pStyle w:val="af1"/>
        <w:numPr>
          <w:ilvl w:val="0"/>
          <w:numId w:val="3"/>
        </w:numPr>
        <w:spacing w:before="0" w:beforeAutospacing="0" w:after="0" w:afterAutospacing="0" w:line="360" w:lineRule="auto"/>
        <w:jc w:val="both"/>
      </w:pPr>
      <w:r w:rsidRPr="001C7B8E">
        <w:t xml:space="preserve">Построение виртуальных кардиограмм. </w:t>
      </w:r>
    </w:p>
    <w:p w14:paraId="03F1203D" w14:textId="77777777" w:rsidR="00A52927" w:rsidRDefault="00A52927" w:rsidP="009A0C3B">
      <w:pPr>
        <w:pStyle w:val="af1"/>
        <w:numPr>
          <w:ilvl w:val="0"/>
          <w:numId w:val="3"/>
        </w:numPr>
        <w:spacing w:before="0" w:beforeAutospacing="0" w:after="0" w:afterAutospacing="0" w:line="360" w:lineRule="auto"/>
        <w:jc w:val="both"/>
      </w:pPr>
      <w:r w:rsidRPr="001C7B8E">
        <w:t>С</w:t>
      </w:r>
      <w:r>
        <w:t xml:space="preserve">охранение результатов расчетов в формате </w:t>
      </w:r>
      <w:r w:rsidRPr="00B22E5D">
        <w:rPr>
          <w:lang w:val="en-US"/>
        </w:rPr>
        <w:t>vtu</w:t>
      </w:r>
      <w:r>
        <w:t>, позволяющем проводить дальнейший анализ и исследование.</w:t>
      </w:r>
    </w:p>
    <w:p w14:paraId="546E832D" w14:textId="77777777" w:rsidR="004B1B6E" w:rsidRDefault="004B1B6E" w:rsidP="00B20484"/>
    <w:p w14:paraId="2EAB25F9" w14:textId="77777777" w:rsidR="00B20484" w:rsidRPr="00805E4C" w:rsidRDefault="00384CCD" w:rsidP="00B20484">
      <w:r>
        <w:t xml:space="preserve">Приведем описание основных </w:t>
      </w:r>
      <w:r w:rsidR="00642D1C">
        <w:t xml:space="preserve">вычислительных </w:t>
      </w:r>
      <w:r>
        <w:t>алгоритмов</w:t>
      </w:r>
      <w:r w:rsidR="00082E82">
        <w:t>.</w:t>
      </w:r>
    </w:p>
    <w:p w14:paraId="76DC8603" w14:textId="77777777" w:rsidR="004B1B6E" w:rsidRDefault="00082E82" w:rsidP="004B1B6E">
      <w:pPr>
        <w:rPr>
          <w:rFonts w:cs="Times New Roman"/>
          <w:szCs w:val="24"/>
        </w:rPr>
      </w:pPr>
      <w:r>
        <w:rPr>
          <w:rFonts w:cs="Times New Roman"/>
          <w:szCs w:val="24"/>
        </w:rPr>
        <w:t xml:space="preserve">Рассмотрим </w:t>
      </w:r>
      <w:r w:rsidRPr="00880E43">
        <w:rPr>
          <w:rFonts w:cs="Times New Roman"/>
          <w:i/>
          <w:szCs w:val="24"/>
        </w:rPr>
        <w:t>ал</w:t>
      </w:r>
      <w:r w:rsidR="004B1B6E" w:rsidRPr="00880E43">
        <w:rPr>
          <w:rFonts w:cs="Times New Roman"/>
          <w:i/>
          <w:szCs w:val="24"/>
        </w:rPr>
        <w:t>горитм численного моделирования электрофизиологической активности сердца при использовании монодоменной м</w:t>
      </w:r>
      <w:r w:rsidRPr="00880E43">
        <w:rPr>
          <w:rFonts w:cs="Times New Roman"/>
          <w:i/>
          <w:szCs w:val="24"/>
        </w:rPr>
        <w:t>одели</w:t>
      </w:r>
      <w:r w:rsidR="004B1B6E">
        <w:rPr>
          <w:rFonts w:cs="Times New Roman"/>
          <w:szCs w:val="24"/>
        </w:rPr>
        <w:t xml:space="preserve">. В этом случае вычисления направлены на получение значения напряжения </w:t>
      </w:r>
      <m:oMath>
        <m:r>
          <w:rPr>
            <w:rFonts w:ascii="Cambria Math" w:hAnsi="Cambria Math" w:cs="Times New Roman"/>
            <w:szCs w:val="24"/>
            <w:lang w:val="en-US"/>
          </w:rPr>
          <m:t>V</m:t>
        </m:r>
      </m:oMath>
      <w:r w:rsidR="004B1B6E">
        <w:rPr>
          <w:rFonts w:cs="Times New Roman"/>
          <w:szCs w:val="24"/>
        </w:rPr>
        <w:t>, изменяющегося во времени. Работа модуля выполняется следующим образом:</w:t>
      </w:r>
    </w:p>
    <w:p w14:paraId="050E2904" w14:textId="77777777" w:rsidR="004B1B6E" w:rsidRDefault="004B1B6E" w:rsidP="009A0C3B">
      <w:pPr>
        <w:pStyle w:val="a8"/>
        <w:numPr>
          <w:ilvl w:val="0"/>
          <w:numId w:val="7"/>
        </w:numPr>
        <w:spacing w:line="276" w:lineRule="auto"/>
        <w:ind w:left="709"/>
        <w:rPr>
          <w:rFonts w:cs="Times New Roman"/>
          <w:szCs w:val="24"/>
        </w:rPr>
      </w:pPr>
      <w:r>
        <w:rPr>
          <w:rFonts w:cs="Times New Roman"/>
          <w:szCs w:val="24"/>
        </w:rPr>
        <w:t xml:space="preserve">Инициализация данных моделирования: сетка, начальное напряжение </w:t>
      </w:r>
      <m:oMath>
        <m:r>
          <w:rPr>
            <w:rFonts w:ascii="Cambria Math" w:hAnsi="Cambria Math" w:cs="Times New Roman"/>
            <w:szCs w:val="24"/>
            <w:lang w:val="en-US"/>
          </w:rPr>
          <m:t>V</m:t>
        </m:r>
        <m:r>
          <w:rPr>
            <w:rFonts w:ascii="Cambria Math" w:hAnsi="Cambria Math" w:cs="Times New Roman"/>
            <w:szCs w:val="24"/>
          </w:rPr>
          <m:t>(0)</m:t>
        </m:r>
      </m:oMath>
      <w:r>
        <w:rPr>
          <w:rFonts w:cs="Times New Roman"/>
          <w:szCs w:val="24"/>
        </w:rPr>
        <w:t>, состояние клеток сердца, внешние токи.</w:t>
      </w:r>
    </w:p>
    <w:p w14:paraId="0B481EC0" w14:textId="77777777" w:rsidR="00782E0D" w:rsidRPr="00957100" w:rsidRDefault="00782E0D" w:rsidP="009A0C3B">
      <w:pPr>
        <w:pStyle w:val="af1"/>
        <w:numPr>
          <w:ilvl w:val="0"/>
          <w:numId w:val="7"/>
        </w:numPr>
        <w:spacing w:before="0" w:beforeAutospacing="0" w:after="0" w:afterAutospacing="0" w:line="360" w:lineRule="auto"/>
        <w:ind w:left="709"/>
        <w:jc w:val="both"/>
      </w:pPr>
      <w:r>
        <w:t>Распределение данных по вычислительным узлам.</w:t>
      </w:r>
    </w:p>
    <w:p w14:paraId="68D06A3D" w14:textId="77777777" w:rsidR="004B1B6E" w:rsidRDefault="004B1B6E" w:rsidP="009A0C3B">
      <w:pPr>
        <w:pStyle w:val="a8"/>
        <w:numPr>
          <w:ilvl w:val="0"/>
          <w:numId w:val="7"/>
        </w:numPr>
        <w:spacing w:line="276" w:lineRule="auto"/>
        <w:ind w:left="709"/>
        <w:rPr>
          <w:rFonts w:cs="Times New Roman"/>
          <w:szCs w:val="24"/>
        </w:rPr>
      </w:pPr>
      <w:r>
        <w:rPr>
          <w:rFonts w:cs="Times New Roman"/>
          <w:szCs w:val="24"/>
        </w:rPr>
        <w:t xml:space="preserve">Построение матриц масс и жесткости, необходимых для </w:t>
      </w:r>
      <w:r w:rsidR="004A5BCB">
        <w:rPr>
          <w:rFonts w:cs="Times New Roman"/>
          <w:szCs w:val="24"/>
        </w:rPr>
        <w:t xml:space="preserve">работы </w:t>
      </w:r>
      <w:r>
        <w:rPr>
          <w:rFonts w:cs="Times New Roman"/>
          <w:szCs w:val="24"/>
        </w:rPr>
        <w:t>метода</w:t>
      </w:r>
      <w:r w:rsidR="003E6B61">
        <w:rPr>
          <w:rFonts w:cs="Times New Roman"/>
          <w:szCs w:val="24"/>
        </w:rPr>
        <w:t xml:space="preserve"> конечных элементов</w:t>
      </w:r>
      <w:r>
        <w:rPr>
          <w:rFonts w:cs="Times New Roman"/>
          <w:szCs w:val="24"/>
        </w:rPr>
        <w:t>.</w:t>
      </w:r>
    </w:p>
    <w:p w14:paraId="1E8892BC" w14:textId="77777777" w:rsidR="004B1B6E" w:rsidRDefault="004B1B6E" w:rsidP="009A0C3B">
      <w:pPr>
        <w:pStyle w:val="a8"/>
        <w:numPr>
          <w:ilvl w:val="0"/>
          <w:numId w:val="7"/>
        </w:numPr>
        <w:spacing w:line="276" w:lineRule="auto"/>
        <w:ind w:left="709"/>
        <w:rPr>
          <w:rFonts w:cs="Times New Roman"/>
          <w:szCs w:val="24"/>
        </w:rPr>
      </w:pPr>
      <w:r>
        <w:rPr>
          <w:rFonts w:cs="Times New Roman"/>
          <w:szCs w:val="24"/>
        </w:rPr>
        <w:t>Моделирование изменения напряжения и состояния клеток во времени с использованием разделения операторов Странга</w:t>
      </w:r>
      <w:r w:rsidRPr="00E35C72">
        <w:rPr>
          <w:rFonts w:cs="Times New Roman"/>
          <w:szCs w:val="24"/>
        </w:rPr>
        <w:t xml:space="preserve">. </w:t>
      </w:r>
      <w:r>
        <w:rPr>
          <w:rFonts w:cs="Times New Roman"/>
          <w:szCs w:val="24"/>
        </w:rPr>
        <w:t xml:space="preserve">Вычисления выполняются в цикле от начального до конечного момента времени. Если принят шаг по времени </w:t>
      </w:r>
      <m:oMath>
        <m:r>
          <w:rPr>
            <w:rFonts w:ascii="Cambria Math" w:hAnsi="Cambria Math" w:cs="Times New Roman"/>
            <w:szCs w:val="24"/>
            <w:lang w:val="en-US"/>
          </w:rPr>
          <m:t>dt</m:t>
        </m:r>
      </m:oMath>
      <w:r>
        <w:rPr>
          <w:rFonts w:cs="Times New Roman"/>
          <w:szCs w:val="24"/>
        </w:rPr>
        <w:t xml:space="preserve">, то в момент времени </w:t>
      </w:r>
      <m:oMath>
        <m:r>
          <w:rPr>
            <w:rFonts w:ascii="Cambria Math" w:hAnsi="Cambria Math" w:cs="Times New Roman"/>
            <w:szCs w:val="24"/>
            <w:lang w:val="en-US"/>
          </w:rPr>
          <m:t>t</m:t>
        </m:r>
      </m:oMath>
      <w:r w:rsidRPr="000C2187">
        <w:rPr>
          <w:rFonts w:cs="Times New Roman"/>
          <w:szCs w:val="24"/>
        </w:rPr>
        <w:t xml:space="preserve"> </w:t>
      </w:r>
      <w:r>
        <w:rPr>
          <w:rFonts w:cs="Times New Roman"/>
          <w:szCs w:val="24"/>
        </w:rPr>
        <w:t>выполняется:</w:t>
      </w:r>
    </w:p>
    <w:p w14:paraId="7871F156" w14:textId="77777777" w:rsidR="004B1B6E" w:rsidRDefault="004B1B6E" w:rsidP="009A0C3B">
      <w:pPr>
        <w:pStyle w:val="a8"/>
        <w:numPr>
          <w:ilvl w:val="1"/>
          <w:numId w:val="7"/>
        </w:numPr>
        <w:spacing w:line="276" w:lineRule="auto"/>
        <w:ind w:left="1418" w:hanging="709"/>
        <w:rPr>
          <w:rFonts w:cs="Times New Roman"/>
          <w:szCs w:val="24"/>
        </w:rPr>
      </w:pPr>
      <w:r>
        <w:rPr>
          <w:rFonts w:cs="Times New Roman"/>
          <w:szCs w:val="24"/>
        </w:rPr>
        <w:t>Вычисление</w:t>
      </w:r>
      <w:r w:rsidR="003E6B61">
        <w:rPr>
          <w:rFonts w:cs="Times New Roman"/>
          <w:szCs w:val="24"/>
        </w:rPr>
        <w:t xml:space="preserve"> диффузии</w:t>
      </w:r>
      <w:r>
        <w:rPr>
          <w:rFonts w:cs="Times New Roman"/>
          <w:szCs w:val="24"/>
        </w:rPr>
        <w:t xml:space="preserve"> </w:t>
      </w:r>
      <m:oMath>
        <m:r>
          <w:rPr>
            <w:rFonts w:ascii="Cambria Math" w:hAnsi="Cambria Math"/>
          </w:rPr>
          <m:t>∇</m:t>
        </m:r>
        <m:r>
          <m:rPr>
            <m:sty m:val="p"/>
          </m:rPr>
          <w:rPr>
            <w:rFonts w:ascii="Cambria Math" w:hAnsi="Cambria Math"/>
          </w:rPr>
          <m:t>∙</m:t>
        </m:r>
        <m:d>
          <m:dPr>
            <m:ctrlPr>
              <w:rPr>
                <w:rFonts w:ascii="Cambria Math" w:hAnsi="Cambria Math"/>
                <w:i/>
                <w:iCs/>
              </w:rPr>
            </m:ctrlPr>
          </m:dPr>
          <m:e>
            <m:r>
              <w:rPr>
                <w:rFonts w:ascii="Cambria Math" w:hAnsi="Cambria Math"/>
              </w:rPr>
              <m:t>σ∇</m:t>
            </m:r>
            <m:r>
              <w:rPr>
                <w:rFonts w:ascii="Cambria Math" w:hAnsi="Cambria Math"/>
                <w:lang w:val="en-US"/>
              </w:rPr>
              <m:t>V</m:t>
            </m:r>
          </m:e>
        </m:d>
      </m:oMath>
      <w:r>
        <w:rPr>
          <w:rFonts w:cs="Times New Roman"/>
          <w:szCs w:val="24"/>
        </w:rPr>
        <w:t xml:space="preserve"> </w:t>
      </w:r>
      <w:r w:rsidR="003E6B61">
        <w:rPr>
          <w:rFonts w:cs="Times New Roman"/>
          <w:szCs w:val="24"/>
        </w:rPr>
        <w:t xml:space="preserve">для </w:t>
      </w:r>
      <w:r>
        <w:rPr>
          <w:rFonts w:cs="Times New Roman"/>
          <w:szCs w:val="24"/>
        </w:rPr>
        <w:t xml:space="preserve">напряжения </w:t>
      </w:r>
      <m:oMath>
        <m:r>
          <w:rPr>
            <w:rFonts w:ascii="Cambria Math" w:hAnsi="Cambria Math" w:cs="Times New Roman"/>
            <w:szCs w:val="24"/>
            <w:lang w:val="en-US"/>
          </w:rPr>
          <m:t>V</m:t>
        </m:r>
        <m:r>
          <w:rPr>
            <w:rFonts w:ascii="Cambria Math" w:hAnsi="Cambria Math" w:cs="Times New Roman"/>
            <w:szCs w:val="24"/>
          </w:rPr>
          <m:t>(</m:t>
        </m:r>
        <m:r>
          <w:rPr>
            <w:rFonts w:ascii="Cambria Math" w:hAnsi="Cambria Math" w:cs="Times New Roman"/>
            <w:szCs w:val="24"/>
            <w:lang w:val="en-US"/>
          </w:rPr>
          <m:t>t</m:t>
        </m:r>
        <m:r>
          <w:rPr>
            <w:rFonts w:ascii="Cambria Math" w:hAnsi="Cambria Math" w:cs="Times New Roman"/>
            <w:szCs w:val="24"/>
          </w:rPr>
          <m:t>)</m:t>
        </m:r>
      </m:oMath>
      <w:r w:rsidR="003E6B61">
        <w:rPr>
          <w:rFonts w:eastAsiaTheme="minorEastAsia" w:cs="Times New Roman"/>
          <w:szCs w:val="24"/>
        </w:rPr>
        <w:t xml:space="preserve"> методом конечных элементов</w:t>
      </w:r>
      <w:r w:rsidRPr="00E35C72">
        <w:rPr>
          <w:rFonts w:cs="Times New Roman"/>
          <w:szCs w:val="24"/>
        </w:rPr>
        <w:t xml:space="preserve">. </w:t>
      </w:r>
    </w:p>
    <w:p w14:paraId="4644758A" w14:textId="77777777" w:rsidR="004B1B6E" w:rsidRDefault="004B1B6E" w:rsidP="009A0C3B">
      <w:pPr>
        <w:pStyle w:val="a8"/>
        <w:numPr>
          <w:ilvl w:val="1"/>
          <w:numId w:val="7"/>
        </w:numPr>
        <w:spacing w:line="276" w:lineRule="auto"/>
        <w:ind w:left="1418" w:hanging="709"/>
        <w:rPr>
          <w:rFonts w:cs="Times New Roman"/>
          <w:szCs w:val="24"/>
        </w:rPr>
      </w:pPr>
      <w:r>
        <w:rPr>
          <w:rFonts w:cs="Times New Roman"/>
          <w:szCs w:val="24"/>
        </w:rPr>
        <w:t xml:space="preserve">Решение ОДУ </w:t>
      </w:r>
      <m:oMath>
        <m:r>
          <w:rPr>
            <w:rFonts w:ascii="Cambria Math" w:hAnsi="Cambria Math"/>
          </w:rPr>
          <m:t>χ</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f>
          <m:fPr>
            <m:ctrlPr>
              <w:rPr>
                <w:rFonts w:ascii="Cambria Math" w:hAnsi="Cambria Math"/>
                <w:i/>
                <w:iCs/>
              </w:rPr>
            </m:ctrlPr>
          </m:fPr>
          <m:num>
            <m:r>
              <w:rPr>
                <w:rFonts w:ascii="Cambria Math" w:hAnsi="Cambria Math"/>
              </w:rPr>
              <m:t>∂V</m:t>
            </m:r>
          </m:num>
          <m:den>
            <m:r>
              <w:rPr>
                <w:rFonts w:ascii="Cambria Math" w:hAnsi="Cambria Math"/>
              </w:rPr>
              <m:t>∂t</m:t>
            </m:r>
          </m:den>
        </m:f>
        <m:r>
          <w:rPr>
            <w:rFonts w:ascii="Cambria Math" w:hAnsi="Cambria Math"/>
          </w:rPr>
          <m:t>=∇</m:t>
        </m:r>
        <m:r>
          <m:rPr>
            <m:sty m:val="p"/>
          </m:rPr>
          <w:rPr>
            <w:rFonts w:ascii="Cambria Math" w:hAnsi="Cambria Math"/>
          </w:rPr>
          <m:t>∙</m:t>
        </m:r>
        <m:d>
          <m:dPr>
            <m:ctrlPr>
              <w:rPr>
                <w:rFonts w:ascii="Cambria Math" w:hAnsi="Cambria Math"/>
                <w:i/>
                <w:iCs/>
              </w:rPr>
            </m:ctrlPr>
          </m:dPr>
          <m:e>
            <m:r>
              <w:rPr>
                <w:rFonts w:ascii="Cambria Math" w:hAnsi="Cambria Math"/>
              </w:rPr>
              <m:t>σ∇</m:t>
            </m:r>
            <m:r>
              <w:rPr>
                <w:rFonts w:ascii="Cambria Math" w:hAnsi="Cambria Math"/>
                <w:lang w:val="en-US"/>
              </w:rPr>
              <m:t>V</m:t>
            </m:r>
          </m:e>
        </m:d>
        <m:r>
          <w:rPr>
            <w:rFonts w:ascii="Cambria Math" w:hAnsi="Cambria Math"/>
          </w:rPr>
          <m:t>+</m:t>
        </m:r>
        <m:sSup>
          <m:sSupPr>
            <m:ctrlPr>
              <w:rPr>
                <w:rFonts w:ascii="Cambria Math" w:hAnsi="Cambria Math"/>
                <w:i/>
                <w:iCs/>
              </w:rPr>
            </m:ctrlPr>
          </m:sSupPr>
          <m:e>
            <m:r>
              <w:rPr>
                <w:rFonts w:ascii="Cambria Math" w:hAnsi="Cambria Math"/>
                <w:lang w:val="en-US"/>
              </w:rPr>
              <m:t>I</m:t>
            </m:r>
          </m:e>
          <m:sup>
            <m:r>
              <w:rPr>
                <w:rFonts w:ascii="Cambria Math" w:hAnsi="Cambria Math"/>
              </w:rPr>
              <m:t>st</m:t>
            </m:r>
          </m:sup>
        </m:sSup>
        <m:r>
          <w:rPr>
            <w:rFonts w:ascii="Cambria Math" w:hAnsi="Cambria Math"/>
          </w:rPr>
          <m:t xml:space="preserve"> </m:t>
        </m:r>
      </m:oMath>
      <w:r>
        <w:rPr>
          <w:rFonts w:cs="Times New Roman"/>
          <w:szCs w:val="24"/>
        </w:rPr>
        <w:t xml:space="preserve">методом Эйлера относительно </w:t>
      </w:r>
      <m:oMath>
        <m:r>
          <w:rPr>
            <w:rFonts w:ascii="Cambria Math" w:hAnsi="Cambria Math" w:cs="Times New Roman"/>
            <w:szCs w:val="24"/>
            <w:lang w:val="en-US"/>
          </w:rPr>
          <m:t>V</m:t>
        </m:r>
      </m:oMath>
      <w:r>
        <w:rPr>
          <w:rFonts w:cs="Times New Roman"/>
          <w:szCs w:val="24"/>
        </w:rPr>
        <w:t xml:space="preserve"> с шагом </w:t>
      </w:r>
      <m:oMath>
        <m:r>
          <w:rPr>
            <w:rFonts w:ascii="Cambria Math" w:hAnsi="Cambria Math" w:cs="Times New Roman"/>
            <w:szCs w:val="24"/>
            <w:lang w:val="en-US"/>
          </w:rPr>
          <m:t>dt</m:t>
        </m:r>
        <m:r>
          <w:rPr>
            <w:rFonts w:ascii="Cambria Math" w:hAnsi="Cambria Math" w:cs="Times New Roman"/>
            <w:szCs w:val="24"/>
          </w:rPr>
          <m:t>/2</m:t>
        </m:r>
      </m:oMath>
      <w:r>
        <w:rPr>
          <w:rFonts w:cs="Times New Roman"/>
          <w:szCs w:val="24"/>
        </w:rPr>
        <w:t xml:space="preserve">. Начальные условия – </w:t>
      </w:r>
      <m:oMath>
        <m:r>
          <w:rPr>
            <w:rFonts w:ascii="Cambria Math" w:hAnsi="Cambria Math" w:cs="Times New Roman"/>
            <w:szCs w:val="24"/>
            <w:lang w:val="en-US"/>
          </w:rPr>
          <m:t>V</m:t>
        </m:r>
        <m:r>
          <w:rPr>
            <w:rFonts w:ascii="Cambria Math" w:hAnsi="Cambria Math" w:cs="Times New Roman"/>
            <w:szCs w:val="24"/>
          </w:rPr>
          <m:t>(</m:t>
        </m:r>
        <m:r>
          <w:rPr>
            <w:rFonts w:ascii="Cambria Math" w:hAnsi="Cambria Math" w:cs="Times New Roman"/>
            <w:szCs w:val="24"/>
            <w:lang w:val="en-US"/>
          </w:rPr>
          <m:t>t</m:t>
        </m:r>
        <m:r>
          <w:rPr>
            <w:rFonts w:ascii="Cambria Math" w:hAnsi="Cambria Math" w:cs="Times New Roman"/>
            <w:szCs w:val="24"/>
          </w:rPr>
          <m:t>)</m:t>
        </m:r>
      </m:oMath>
      <w:r w:rsidRPr="003E6B61">
        <w:rPr>
          <w:rFonts w:cs="Times New Roman"/>
          <w:szCs w:val="24"/>
        </w:rPr>
        <w:t>.</w:t>
      </w:r>
    </w:p>
    <w:p w14:paraId="4B5E0E5E" w14:textId="77777777" w:rsidR="004B1B6E" w:rsidRDefault="004B1B6E" w:rsidP="009A0C3B">
      <w:pPr>
        <w:pStyle w:val="a8"/>
        <w:numPr>
          <w:ilvl w:val="1"/>
          <w:numId w:val="7"/>
        </w:numPr>
        <w:spacing w:line="276" w:lineRule="auto"/>
        <w:ind w:left="1418" w:hanging="709"/>
        <w:rPr>
          <w:rFonts w:cs="Times New Roman"/>
          <w:szCs w:val="24"/>
        </w:rPr>
      </w:pPr>
      <w:r>
        <w:rPr>
          <w:rFonts w:cs="Times New Roman"/>
          <w:szCs w:val="24"/>
        </w:rPr>
        <w:t xml:space="preserve">Решение </w:t>
      </w:r>
      <w:r w:rsidR="00101E7A">
        <w:rPr>
          <w:rFonts w:cs="Times New Roman"/>
          <w:szCs w:val="24"/>
        </w:rPr>
        <w:t xml:space="preserve">системы </w:t>
      </w:r>
      <w:r>
        <w:rPr>
          <w:rFonts w:cs="Times New Roman"/>
          <w:szCs w:val="24"/>
        </w:rPr>
        <w:t xml:space="preserve">ОДУ </w:t>
      </w: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lang w:val="en-US"/>
                      </w:rPr>
                    </m:ctrlPr>
                  </m:fPr>
                  <m:num>
                    <m:r>
                      <w:rPr>
                        <w:rFonts w:ascii="Cambria Math" w:hAnsi="Cambria Math"/>
                        <w:lang w:val="en-US"/>
                      </w:rPr>
                      <m:t>∂V</m:t>
                    </m:r>
                  </m:num>
                  <m:den>
                    <m:r>
                      <w:rPr>
                        <w:rFonts w:ascii="Cambria Math" w:hAnsi="Cambria Math"/>
                        <w:lang w:val="en-US"/>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ion</m:t>
                        </m:r>
                      </m:sub>
                    </m:sSub>
                    <m:d>
                      <m:dPr>
                        <m:ctrlPr>
                          <w:rPr>
                            <w:rFonts w:ascii="Cambria Math" w:hAnsi="Cambria Math"/>
                            <w:i/>
                          </w:rPr>
                        </m:ctrlPr>
                      </m:dPr>
                      <m:e>
                        <m:r>
                          <m:rPr>
                            <m:sty m:val="bi"/>
                          </m:rPr>
                          <w:rPr>
                            <w:rFonts w:ascii="Cambria Math" w:hAnsi="Cambria Math"/>
                          </w:rPr>
                          <m:t>u</m:t>
                        </m:r>
                        <m:r>
                          <w:rPr>
                            <w:rFonts w:ascii="Cambria Math" w:hAnsi="Cambria Math"/>
                          </w:rPr>
                          <m:t>, V</m:t>
                        </m:r>
                      </m:e>
                    </m:d>
                  </m:num>
                  <m:den>
                    <m:r>
                      <w:rPr>
                        <w:rFonts w:ascii="Cambria Math" w:hAnsi="Cambria Math"/>
                      </w:rPr>
                      <m:t>χ </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den>
                </m:f>
              </m:e>
              <m:e>
                <m:f>
                  <m:fPr>
                    <m:ctrlPr>
                      <w:rPr>
                        <w:rFonts w:ascii="Cambria Math" w:hAnsi="Cambria Math"/>
                        <w:i/>
                        <w:iCs/>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r>
                  <m:rPr>
                    <m:sty m:val="bi"/>
                  </m:rPr>
                  <w:rPr>
                    <w:rFonts w:ascii="Cambria Math" w:hAnsi="Cambria Math"/>
                  </w:rPr>
                  <m:t>u</m:t>
                </m:r>
                <m:r>
                  <w:rPr>
                    <w:rFonts w:ascii="Cambria Math" w:hAnsi="Cambria Math"/>
                  </w:rPr>
                  <m:t>, V)</m:t>
                </m:r>
              </m:e>
            </m:eqArr>
          </m:e>
        </m:d>
      </m:oMath>
      <w:r w:rsidR="00101E7A">
        <w:rPr>
          <w:rFonts w:eastAsiaTheme="minorEastAsia" w:cs="Times New Roman"/>
          <w:iCs/>
        </w:rPr>
        <w:t xml:space="preserve"> </w:t>
      </w:r>
      <w:r>
        <w:rPr>
          <w:rFonts w:cs="Times New Roman"/>
          <w:szCs w:val="24"/>
        </w:rPr>
        <w:t xml:space="preserve">с шагом </w:t>
      </w:r>
      <m:oMath>
        <m:r>
          <w:rPr>
            <w:rFonts w:ascii="Cambria Math" w:hAnsi="Cambria Math" w:cs="Times New Roman"/>
            <w:szCs w:val="24"/>
            <w:lang w:val="en-US"/>
          </w:rPr>
          <m:t>dt</m:t>
        </m:r>
      </m:oMath>
      <w:r>
        <w:rPr>
          <w:rFonts w:cs="Times New Roman"/>
          <w:szCs w:val="24"/>
        </w:rPr>
        <w:t xml:space="preserve"> методом Рунге-Кутта 4го порядка. Начальные условия – </w:t>
      </w:r>
      <w:r w:rsidR="00EA486D">
        <w:rPr>
          <w:rFonts w:cs="Times New Roman"/>
          <w:szCs w:val="24"/>
        </w:rPr>
        <w:t>результат шага 4</w:t>
      </w:r>
      <w:r>
        <w:rPr>
          <w:rFonts w:cs="Times New Roman"/>
          <w:szCs w:val="24"/>
        </w:rPr>
        <w:t>.2.</w:t>
      </w:r>
    </w:p>
    <w:p w14:paraId="725A00D1" w14:textId="77777777" w:rsidR="004B1B6E" w:rsidRDefault="004B1B6E" w:rsidP="009A0C3B">
      <w:pPr>
        <w:pStyle w:val="a8"/>
        <w:numPr>
          <w:ilvl w:val="1"/>
          <w:numId w:val="7"/>
        </w:numPr>
        <w:spacing w:line="276" w:lineRule="auto"/>
        <w:ind w:left="1418" w:hanging="709"/>
        <w:rPr>
          <w:rFonts w:cs="Times New Roman"/>
          <w:szCs w:val="24"/>
        </w:rPr>
      </w:pPr>
      <w:r>
        <w:rPr>
          <w:rFonts w:cs="Times New Roman"/>
          <w:szCs w:val="24"/>
        </w:rPr>
        <w:t xml:space="preserve">Вычисление диффузии </w:t>
      </w:r>
      <m:oMath>
        <m:r>
          <w:rPr>
            <w:rFonts w:ascii="Cambria Math" w:hAnsi="Cambria Math"/>
          </w:rPr>
          <m:t>∇</m:t>
        </m:r>
        <m:r>
          <m:rPr>
            <m:sty m:val="p"/>
          </m:rPr>
          <w:rPr>
            <w:rFonts w:ascii="Cambria Math" w:hAnsi="Cambria Math"/>
          </w:rPr>
          <m:t>∙</m:t>
        </m:r>
        <m:d>
          <m:dPr>
            <m:ctrlPr>
              <w:rPr>
                <w:rFonts w:ascii="Cambria Math" w:hAnsi="Cambria Math"/>
                <w:i/>
                <w:iCs/>
              </w:rPr>
            </m:ctrlPr>
          </m:dPr>
          <m:e>
            <m:r>
              <w:rPr>
                <w:rFonts w:ascii="Cambria Math" w:hAnsi="Cambria Math"/>
              </w:rPr>
              <m:t>σ∇</m:t>
            </m:r>
            <m:r>
              <w:rPr>
                <w:rFonts w:ascii="Cambria Math" w:hAnsi="Cambria Math"/>
                <w:lang w:val="en-US"/>
              </w:rPr>
              <m:t>V</m:t>
            </m:r>
          </m:e>
        </m:d>
      </m:oMath>
      <w:r w:rsidR="00024E84">
        <w:rPr>
          <w:rFonts w:eastAsiaTheme="minorEastAsia" w:cs="Times New Roman"/>
          <w:iCs/>
        </w:rPr>
        <w:t xml:space="preserve"> для </w:t>
      </w:r>
      <w:r>
        <w:rPr>
          <w:rFonts w:cs="Times New Roman"/>
          <w:szCs w:val="24"/>
        </w:rPr>
        <w:t xml:space="preserve">напряжения </w:t>
      </w:r>
      <m:oMath>
        <m:r>
          <w:rPr>
            <w:rFonts w:ascii="Cambria Math" w:hAnsi="Cambria Math" w:cs="Times New Roman"/>
            <w:szCs w:val="24"/>
            <w:lang w:val="en-US"/>
          </w:rPr>
          <m:t>V</m:t>
        </m:r>
        <m:r>
          <w:rPr>
            <w:rFonts w:ascii="Cambria Math" w:hAnsi="Cambria Math" w:cs="Times New Roman"/>
            <w:szCs w:val="24"/>
          </w:rPr>
          <m:t>(</m:t>
        </m:r>
        <m:r>
          <w:rPr>
            <w:rFonts w:ascii="Cambria Math" w:hAnsi="Cambria Math" w:cs="Times New Roman"/>
            <w:szCs w:val="24"/>
            <w:lang w:val="en-US"/>
          </w:rPr>
          <m:t>t</m:t>
        </m:r>
        <m:r>
          <w:rPr>
            <w:rFonts w:ascii="Cambria Math" w:hAnsi="Cambria Math" w:cs="Times New Roman"/>
            <w:szCs w:val="24"/>
          </w:rPr>
          <m:t xml:space="preserve"> + </m:t>
        </m:r>
        <m:r>
          <w:rPr>
            <w:rFonts w:ascii="Cambria Math" w:hAnsi="Cambria Math" w:cs="Times New Roman"/>
            <w:szCs w:val="24"/>
            <w:lang w:val="en-US"/>
          </w:rPr>
          <m:t>dt</m:t>
        </m:r>
        <m:r>
          <w:rPr>
            <w:rFonts w:ascii="Cambria Math" w:hAnsi="Cambria Math" w:cs="Times New Roman"/>
            <w:szCs w:val="24"/>
          </w:rPr>
          <m:t>/2)</m:t>
        </m:r>
      </m:oMath>
      <w:r w:rsidR="00024E84">
        <w:rPr>
          <w:rFonts w:eastAsiaTheme="minorEastAsia" w:cs="Times New Roman"/>
          <w:szCs w:val="24"/>
        </w:rPr>
        <w:t xml:space="preserve"> методом конечных элементов</w:t>
      </w:r>
      <w:r w:rsidRPr="00E35C72">
        <w:rPr>
          <w:rFonts w:cs="Times New Roman"/>
          <w:szCs w:val="24"/>
        </w:rPr>
        <w:t xml:space="preserve">. </w:t>
      </w:r>
    </w:p>
    <w:p w14:paraId="01DE3582" w14:textId="77777777" w:rsidR="004B1B6E" w:rsidRDefault="004B1B6E" w:rsidP="009A0C3B">
      <w:pPr>
        <w:pStyle w:val="a8"/>
        <w:numPr>
          <w:ilvl w:val="1"/>
          <w:numId w:val="7"/>
        </w:numPr>
        <w:spacing w:line="276" w:lineRule="auto"/>
        <w:ind w:left="1418" w:hanging="709"/>
        <w:rPr>
          <w:rFonts w:cs="Times New Roman"/>
          <w:szCs w:val="24"/>
        </w:rPr>
      </w:pPr>
      <w:r>
        <w:rPr>
          <w:rFonts w:cs="Times New Roman"/>
          <w:szCs w:val="24"/>
        </w:rPr>
        <w:lastRenderedPageBreak/>
        <w:t xml:space="preserve">Решение ОДУ </w:t>
      </w:r>
      <m:oMath>
        <m:r>
          <w:rPr>
            <w:rFonts w:ascii="Cambria Math" w:hAnsi="Cambria Math"/>
          </w:rPr>
          <m:t>χ</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f>
          <m:fPr>
            <m:ctrlPr>
              <w:rPr>
                <w:rFonts w:ascii="Cambria Math" w:hAnsi="Cambria Math"/>
                <w:i/>
                <w:iCs/>
              </w:rPr>
            </m:ctrlPr>
          </m:fPr>
          <m:num>
            <m:r>
              <w:rPr>
                <w:rFonts w:ascii="Cambria Math" w:hAnsi="Cambria Math"/>
              </w:rPr>
              <m:t>∂V</m:t>
            </m:r>
          </m:num>
          <m:den>
            <m:r>
              <w:rPr>
                <w:rFonts w:ascii="Cambria Math" w:hAnsi="Cambria Math"/>
              </w:rPr>
              <m:t>∂t</m:t>
            </m:r>
          </m:den>
        </m:f>
        <m:r>
          <w:rPr>
            <w:rFonts w:ascii="Cambria Math" w:hAnsi="Cambria Math"/>
          </w:rPr>
          <m:t>=∇</m:t>
        </m:r>
        <m:r>
          <m:rPr>
            <m:sty m:val="p"/>
          </m:rPr>
          <w:rPr>
            <w:rFonts w:ascii="Cambria Math" w:hAnsi="Cambria Math"/>
          </w:rPr>
          <m:t>∙</m:t>
        </m:r>
        <m:d>
          <m:dPr>
            <m:ctrlPr>
              <w:rPr>
                <w:rFonts w:ascii="Cambria Math" w:hAnsi="Cambria Math"/>
                <w:i/>
                <w:iCs/>
              </w:rPr>
            </m:ctrlPr>
          </m:dPr>
          <m:e>
            <m:r>
              <w:rPr>
                <w:rFonts w:ascii="Cambria Math" w:hAnsi="Cambria Math"/>
              </w:rPr>
              <m:t>σ∇</m:t>
            </m:r>
            <m:r>
              <w:rPr>
                <w:rFonts w:ascii="Cambria Math" w:hAnsi="Cambria Math"/>
                <w:lang w:val="en-US"/>
              </w:rPr>
              <m:t>V</m:t>
            </m:r>
          </m:e>
        </m:d>
        <m:r>
          <w:rPr>
            <w:rFonts w:ascii="Cambria Math" w:hAnsi="Cambria Math"/>
          </w:rPr>
          <m:t>+</m:t>
        </m:r>
        <m:sSup>
          <m:sSupPr>
            <m:ctrlPr>
              <w:rPr>
                <w:rFonts w:ascii="Cambria Math" w:hAnsi="Cambria Math"/>
                <w:i/>
                <w:iCs/>
              </w:rPr>
            </m:ctrlPr>
          </m:sSupPr>
          <m:e>
            <m:r>
              <w:rPr>
                <w:rFonts w:ascii="Cambria Math" w:hAnsi="Cambria Math"/>
                <w:lang w:val="en-US"/>
              </w:rPr>
              <m:t>I</m:t>
            </m:r>
          </m:e>
          <m:sup>
            <m:r>
              <w:rPr>
                <w:rFonts w:ascii="Cambria Math" w:hAnsi="Cambria Math"/>
              </w:rPr>
              <m:t>st</m:t>
            </m:r>
          </m:sup>
        </m:sSup>
        <m:r>
          <w:rPr>
            <w:rFonts w:ascii="Cambria Math" w:hAnsi="Cambria Math"/>
          </w:rPr>
          <m:t xml:space="preserve"> </m:t>
        </m:r>
      </m:oMath>
      <w:r>
        <w:rPr>
          <w:rFonts w:cs="Times New Roman"/>
          <w:szCs w:val="24"/>
        </w:rPr>
        <w:t xml:space="preserve">методом Эйлера относительно </w:t>
      </w:r>
      <m:oMath>
        <m:r>
          <w:rPr>
            <w:rFonts w:ascii="Cambria Math" w:hAnsi="Cambria Math" w:cs="Times New Roman"/>
            <w:szCs w:val="24"/>
            <w:lang w:val="en-US"/>
          </w:rPr>
          <m:t>V</m:t>
        </m:r>
      </m:oMath>
      <w:r>
        <w:rPr>
          <w:rFonts w:cs="Times New Roman"/>
          <w:szCs w:val="24"/>
        </w:rPr>
        <w:t xml:space="preserve"> с шагом </w:t>
      </w:r>
      <m:oMath>
        <m:r>
          <w:rPr>
            <w:rFonts w:ascii="Cambria Math" w:hAnsi="Cambria Math" w:cs="Times New Roman"/>
            <w:szCs w:val="24"/>
            <w:lang w:val="en-US"/>
          </w:rPr>
          <m:t>dt</m:t>
        </m:r>
        <m:r>
          <w:rPr>
            <w:rFonts w:ascii="Cambria Math" w:hAnsi="Cambria Math" w:cs="Times New Roman"/>
            <w:szCs w:val="24"/>
          </w:rPr>
          <m:t>/2</m:t>
        </m:r>
      </m:oMath>
      <w:r>
        <w:rPr>
          <w:rFonts w:cs="Times New Roman"/>
          <w:szCs w:val="24"/>
        </w:rPr>
        <w:t>. Начальные условия – резу</w:t>
      </w:r>
      <w:r w:rsidR="00C14303">
        <w:rPr>
          <w:rFonts w:cs="Times New Roman"/>
          <w:szCs w:val="24"/>
        </w:rPr>
        <w:t>льтат шага 4</w:t>
      </w:r>
      <w:r>
        <w:rPr>
          <w:rFonts w:cs="Times New Roman"/>
          <w:szCs w:val="24"/>
        </w:rPr>
        <w:t>.</w:t>
      </w:r>
      <w:r w:rsidRPr="00024E84">
        <w:rPr>
          <w:rFonts w:cs="Times New Roman"/>
          <w:szCs w:val="24"/>
        </w:rPr>
        <w:t>3</w:t>
      </w:r>
      <w:r>
        <w:rPr>
          <w:rFonts w:cs="Times New Roman"/>
          <w:szCs w:val="24"/>
        </w:rPr>
        <w:t>.</w:t>
      </w:r>
    </w:p>
    <w:p w14:paraId="44B77F23" w14:textId="77777777" w:rsidR="004B1B6E" w:rsidRDefault="004B1B6E" w:rsidP="009A0C3B">
      <w:pPr>
        <w:pStyle w:val="a8"/>
        <w:numPr>
          <w:ilvl w:val="1"/>
          <w:numId w:val="7"/>
        </w:numPr>
        <w:spacing w:line="276" w:lineRule="auto"/>
        <w:ind w:left="1418" w:hanging="709"/>
        <w:rPr>
          <w:rFonts w:cs="Times New Roman"/>
          <w:szCs w:val="24"/>
        </w:rPr>
      </w:pPr>
      <w:r>
        <w:rPr>
          <w:rFonts w:cs="Times New Roman"/>
          <w:szCs w:val="24"/>
        </w:rPr>
        <w:t xml:space="preserve">Увеличение </w:t>
      </w:r>
      <m:oMath>
        <m:r>
          <w:rPr>
            <w:rFonts w:ascii="Cambria Math" w:hAnsi="Cambria Math" w:cs="Times New Roman"/>
            <w:szCs w:val="24"/>
            <w:lang w:val="en-US"/>
          </w:rPr>
          <m:t>t</m:t>
        </m:r>
      </m:oMath>
      <w:r>
        <w:rPr>
          <w:rFonts w:cs="Times New Roman"/>
          <w:szCs w:val="24"/>
          <w:lang w:val="en-US"/>
        </w:rPr>
        <w:t xml:space="preserve"> </w:t>
      </w:r>
      <w:r>
        <w:rPr>
          <w:rFonts w:cs="Times New Roman"/>
          <w:szCs w:val="24"/>
        </w:rPr>
        <w:t xml:space="preserve">на </w:t>
      </w:r>
      <m:oMath>
        <m:r>
          <w:rPr>
            <w:rFonts w:ascii="Cambria Math" w:hAnsi="Cambria Math" w:cs="Times New Roman"/>
            <w:szCs w:val="24"/>
            <w:lang w:val="en-US"/>
          </w:rPr>
          <m:t>dt</m:t>
        </m:r>
      </m:oMath>
      <w:r>
        <w:rPr>
          <w:rFonts w:cs="Times New Roman"/>
          <w:szCs w:val="24"/>
        </w:rPr>
        <w:t>.</w:t>
      </w:r>
    </w:p>
    <w:p w14:paraId="4E95436C" w14:textId="77777777" w:rsidR="004B1B6E" w:rsidRDefault="004B1B6E" w:rsidP="009A0C3B">
      <w:pPr>
        <w:pStyle w:val="a8"/>
        <w:numPr>
          <w:ilvl w:val="0"/>
          <w:numId w:val="7"/>
        </w:numPr>
        <w:spacing w:line="276" w:lineRule="auto"/>
        <w:ind w:left="709"/>
        <w:rPr>
          <w:rFonts w:cs="Times New Roman"/>
          <w:szCs w:val="24"/>
        </w:rPr>
      </w:pPr>
      <w:r>
        <w:rPr>
          <w:rFonts w:cs="Times New Roman"/>
          <w:szCs w:val="24"/>
        </w:rPr>
        <w:t>Вывод или запись результата вычислений – значения напряжения в конечный момент времени.</w:t>
      </w:r>
    </w:p>
    <w:p w14:paraId="4F4871AE" w14:textId="77777777" w:rsidR="004B1B6E" w:rsidRPr="00805E4C" w:rsidRDefault="004B1B6E" w:rsidP="004B1B6E">
      <w:pPr>
        <w:ind w:left="709" w:firstLine="0"/>
        <w:rPr>
          <w:rFonts w:cs="Times New Roman"/>
          <w:szCs w:val="24"/>
        </w:rPr>
      </w:pPr>
    </w:p>
    <w:p w14:paraId="293E0C2F" w14:textId="77777777" w:rsidR="004B1B6E" w:rsidRDefault="00AF30BE" w:rsidP="004B1B6E">
      <w:pPr>
        <w:rPr>
          <w:rFonts w:cs="Times New Roman"/>
          <w:szCs w:val="24"/>
        </w:rPr>
      </w:pPr>
      <w:r>
        <w:rPr>
          <w:rFonts w:cs="Times New Roman"/>
          <w:szCs w:val="24"/>
        </w:rPr>
        <w:t xml:space="preserve">Рассмотрим </w:t>
      </w:r>
      <w:r w:rsidRPr="00880E43">
        <w:rPr>
          <w:rFonts w:cs="Times New Roman"/>
          <w:i/>
          <w:szCs w:val="24"/>
        </w:rPr>
        <w:t>а</w:t>
      </w:r>
      <w:r w:rsidR="004B1B6E" w:rsidRPr="00880E43">
        <w:rPr>
          <w:rFonts w:cs="Times New Roman"/>
          <w:i/>
          <w:szCs w:val="24"/>
        </w:rPr>
        <w:t xml:space="preserve">лгоритм численного моделирования электрофизиологической активности сердца при использовании </w:t>
      </w:r>
      <w:r w:rsidRPr="00880E43">
        <w:rPr>
          <w:rFonts w:cs="Times New Roman"/>
          <w:i/>
          <w:szCs w:val="24"/>
        </w:rPr>
        <w:t>бидоменной</w:t>
      </w:r>
      <w:r w:rsidR="00326207" w:rsidRPr="00880E43">
        <w:rPr>
          <w:rFonts w:cs="Times New Roman"/>
          <w:i/>
          <w:szCs w:val="24"/>
        </w:rPr>
        <w:t xml:space="preserve"> модели</w:t>
      </w:r>
      <w:r w:rsidR="004B1B6E">
        <w:rPr>
          <w:rFonts w:cs="Times New Roman"/>
          <w:szCs w:val="24"/>
        </w:rPr>
        <w:t xml:space="preserve">. В этом случае вычисления направлены на получение значения напряжения </w:t>
      </w:r>
      <m:oMath>
        <m:r>
          <w:rPr>
            <w:rFonts w:ascii="Cambria Math" w:hAnsi="Cambria Math" w:cs="Times New Roman"/>
            <w:szCs w:val="24"/>
            <w:lang w:val="en-US"/>
          </w:rPr>
          <m:t>V</m:t>
        </m:r>
      </m:oMath>
      <w:r w:rsidR="004B1B6E">
        <w:rPr>
          <w:rFonts w:cs="Times New Roman"/>
          <w:szCs w:val="24"/>
        </w:rPr>
        <w:t xml:space="preserve"> и потенциала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rsidR="004B1B6E">
        <w:rPr>
          <w:rFonts w:cs="Times New Roman"/>
          <w:szCs w:val="24"/>
        </w:rPr>
        <w:t>, изменяющихся во времени. Работа модуля выполняется следующим образом:</w:t>
      </w:r>
    </w:p>
    <w:p w14:paraId="4C663719" w14:textId="77777777" w:rsidR="004B1B6E" w:rsidRDefault="004B1B6E" w:rsidP="009A0C3B">
      <w:pPr>
        <w:pStyle w:val="a8"/>
        <w:numPr>
          <w:ilvl w:val="0"/>
          <w:numId w:val="8"/>
        </w:numPr>
        <w:spacing w:line="276" w:lineRule="auto"/>
        <w:ind w:left="709"/>
        <w:rPr>
          <w:rFonts w:cs="Times New Roman"/>
          <w:szCs w:val="24"/>
        </w:rPr>
      </w:pPr>
      <w:r>
        <w:rPr>
          <w:rFonts w:cs="Times New Roman"/>
          <w:szCs w:val="24"/>
        </w:rPr>
        <w:t xml:space="preserve">Инициализация данных моделирования: сетка, начальное напряжение </w:t>
      </w:r>
      <m:oMath>
        <m:r>
          <w:rPr>
            <w:rFonts w:ascii="Cambria Math" w:hAnsi="Cambria Math" w:cs="Times New Roman"/>
            <w:szCs w:val="24"/>
            <w:lang w:val="en-US"/>
          </w:rPr>
          <m:t>V</m:t>
        </m:r>
        <m:r>
          <w:rPr>
            <w:rFonts w:ascii="Cambria Math" w:hAnsi="Cambria Math" w:cs="Times New Roman"/>
            <w:szCs w:val="24"/>
          </w:rPr>
          <m:t>(0)</m:t>
        </m:r>
      </m:oMath>
      <w:r>
        <w:rPr>
          <w:rFonts w:cs="Times New Roman"/>
          <w:szCs w:val="24"/>
        </w:rPr>
        <w:t xml:space="preserve">, начальный потенциал </w:t>
      </w:r>
      <m:oMath>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cs="Times New Roman"/>
            <w:szCs w:val="24"/>
          </w:rPr>
          <m:t>(0)</m:t>
        </m:r>
      </m:oMath>
      <w:r w:rsidRPr="00666A74">
        <w:rPr>
          <w:rFonts w:cs="Times New Roman"/>
          <w:szCs w:val="24"/>
        </w:rPr>
        <w:t xml:space="preserve">, </w:t>
      </w:r>
      <w:r>
        <w:rPr>
          <w:rFonts w:cs="Times New Roman"/>
          <w:szCs w:val="24"/>
        </w:rPr>
        <w:t>состояние клеток сердца, внешние токи.</w:t>
      </w:r>
    </w:p>
    <w:p w14:paraId="085C93A0" w14:textId="77777777" w:rsidR="00782E0D" w:rsidRPr="00957100" w:rsidRDefault="00782E0D" w:rsidP="009A0C3B">
      <w:pPr>
        <w:pStyle w:val="af1"/>
        <w:numPr>
          <w:ilvl w:val="0"/>
          <w:numId w:val="8"/>
        </w:numPr>
        <w:spacing w:before="0" w:beforeAutospacing="0" w:after="0" w:afterAutospacing="0" w:line="360" w:lineRule="auto"/>
        <w:ind w:left="709"/>
        <w:jc w:val="both"/>
      </w:pPr>
      <w:r>
        <w:t>Распределение данных по вычислительным узлам.</w:t>
      </w:r>
    </w:p>
    <w:p w14:paraId="629816EC" w14:textId="77777777" w:rsidR="004B1B6E" w:rsidRDefault="004B1B6E" w:rsidP="009A0C3B">
      <w:pPr>
        <w:pStyle w:val="a8"/>
        <w:numPr>
          <w:ilvl w:val="0"/>
          <w:numId w:val="8"/>
        </w:numPr>
        <w:spacing w:line="276" w:lineRule="auto"/>
        <w:ind w:left="709"/>
        <w:rPr>
          <w:rFonts w:cs="Times New Roman"/>
          <w:szCs w:val="24"/>
        </w:rPr>
      </w:pPr>
      <w:r>
        <w:rPr>
          <w:rFonts w:cs="Times New Roman"/>
          <w:szCs w:val="24"/>
        </w:rPr>
        <w:t>Построение матриц масс и жесткости, необходимых для конечно-элементного метода.</w:t>
      </w:r>
    </w:p>
    <w:p w14:paraId="7FB4459B" w14:textId="77777777" w:rsidR="004B1B6E" w:rsidRDefault="004B1B6E" w:rsidP="009A0C3B">
      <w:pPr>
        <w:pStyle w:val="a8"/>
        <w:numPr>
          <w:ilvl w:val="0"/>
          <w:numId w:val="8"/>
        </w:numPr>
        <w:spacing w:line="276" w:lineRule="auto"/>
        <w:ind w:left="709"/>
        <w:rPr>
          <w:rFonts w:cs="Times New Roman"/>
          <w:szCs w:val="24"/>
        </w:rPr>
      </w:pPr>
      <w:r>
        <w:rPr>
          <w:rFonts w:cs="Times New Roman"/>
          <w:szCs w:val="24"/>
        </w:rPr>
        <w:t>Моделирование изменения напряжения, потенциала и состояния клеток во времени с использованием разделения операторов Странга</w:t>
      </w:r>
      <w:r w:rsidRPr="00E35C72">
        <w:rPr>
          <w:rFonts w:cs="Times New Roman"/>
          <w:szCs w:val="24"/>
        </w:rPr>
        <w:t xml:space="preserve">. </w:t>
      </w:r>
      <w:r>
        <w:rPr>
          <w:rFonts w:cs="Times New Roman"/>
          <w:szCs w:val="24"/>
        </w:rPr>
        <w:t xml:space="preserve">Вычисления выполняются в цикле от начального до конечного момента времени. Если принят шаг по времени </w:t>
      </w:r>
      <m:oMath>
        <m:r>
          <w:rPr>
            <w:rFonts w:ascii="Cambria Math" w:hAnsi="Cambria Math" w:cs="Times New Roman"/>
            <w:szCs w:val="24"/>
            <w:lang w:val="en-US"/>
          </w:rPr>
          <m:t>dt</m:t>
        </m:r>
      </m:oMath>
      <w:r>
        <w:rPr>
          <w:rFonts w:cs="Times New Roman"/>
          <w:szCs w:val="24"/>
        </w:rPr>
        <w:t xml:space="preserve">, то в момент времени </w:t>
      </w:r>
      <m:oMath>
        <m:r>
          <w:rPr>
            <w:rFonts w:ascii="Cambria Math" w:hAnsi="Cambria Math" w:cs="Times New Roman"/>
            <w:szCs w:val="24"/>
            <w:lang w:val="en-US"/>
          </w:rPr>
          <m:t>t</m:t>
        </m:r>
      </m:oMath>
      <w:r w:rsidRPr="000C2187">
        <w:rPr>
          <w:rFonts w:cs="Times New Roman"/>
          <w:szCs w:val="24"/>
        </w:rPr>
        <w:t xml:space="preserve"> </w:t>
      </w:r>
      <w:r>
        <w:rPr>
          <w:rFonts w:cs="Times New Roman"/>
          <w:szCs w:val="24"/>
        </w:rPr>
        <w:t>выполняется:</w:t>
      </w:r>
    </w:p>
    <w:p w14:paraId="41DF3E66" w14:textId="77777777" w:rsidR="004B1B6E" w:rsidRDefault="004B1B6E" w:rsidP="009A0C3B">
      <w:pPr>
        <w:pStyle w:val="a8"/>
        <w:numPr>
          <w:ilvl w:val="1"/>
          <w:numId w:val="8"/>
        </w:numPr>
        <w:spacing w:line="276" w:lineRule="auto"/>
        <w:ind w:left="1418" w:hanging="709"/>
        <w:rPr>
          <w:rFonts w:cs="Times New Roman"/>
          <w:szCs w:val="24"/>
        </w:rPr>
      </w:pPr>
      <w:r>
        <w:rPr>
          <w:rFonts w:cs="Times New Roman"/>
          <w:szCs w:val="24"/>
        </w:rPr>
        <w:t xml:space="preserve">Решение ОДУ </w:t>
      </w: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lang w:val="en-US"/>
                      </w:rPr>
                    </m:ctrlPr>
                  </m:fPr>
                  <m:num>
                    <m:r>
                      <w:rPr>
                        <w:rFonts w:ascii="Cambria Math" w:hAnsi="Cambria Math"/>
                        <w:lang w:val="en-US"/>
                      </w:rPr>
                      <m:t>∂V</m:t>
                    </m:r>
                  </m:num>
                  <m:den>
                    <m:r>
                      <w:rPr>
                        <w:rFonts w:ascii="Cambria Math" w:hAnsi="Cambria Math"/>
                        <w:lang w:val="en-US"/>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ion</m:t>
                        </m:r>
                      </m:sub>
                    </m:sSub>
                    <m:d>
                      <m:dPr>
                        <m:ctrlPr>
                          <w:rPr>
                            <w:rFonts w:ascii="Cambria Math" w:hAnsi="Cambria Math"/>
                            <w:i/>
                          </w:rPr>
                        </m:ctrlPr>
                      </m:dPr>
                      <m:e>
                        <m:r>
                          <m:rPr>
                            <m:sty m:val="bi"/>
                          </m:rPr>
                          <w:rPr>
                            <w:rFonts w:ascii="Cambria Math" w:hAnsi="Cambria Math"/>
                          </w:rPr>
                          <m:t>u</m:t>
                        </m:r>
                        <m:r>
                          <w:rPr>
                            <w:rFonts w:ascii="Cambria Math" w:hAnsi="Cambria Math"/>
                          </w:rPr>
                          <m:t>, V</m:t>
                        </m:r>
                      </m:e>
                    </m:d>
                  </m:num>
                  <m:den>
                    <m:r>
                      <w:rPr>
                        <w:rFonts w:ascii="Cambria Math" w:hAnsi="Cambria Math"/>
                      </w:rPr>
                      <m:t>χ </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den>
                </m:f>
              </m:e>
              <m:e>
                <m:f>
                  <m:fPr>
                    <m:ctrlPr>
                      <w:rPr>
                        <w:rFonts w:ascii="Cambria Math" w:hAnsi="Cambria Math"/>
                        <w:i/>
                        <w:iCs/>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r>
                  <m:rPr>
                    <m:sty m:val="bi"/>
                  </m:rPr>
                  <w:rPr>
                    <w:rFonts w:ascii="Cambria Math" w:hAnsi="Cambria Math"/>
                  </w:rPr>
                  <m:t>u</m:t>
                </m:r>
                <m:r>
                  <w:rPr>
                    <w:rFonts w:ascii="Cambria Math" w:hAnsi="Cambria Math"/>
                  </w:rPr>
                  <m:t>, V)</m:t>
                </m:r>
              </m:e>
            </m:eqArr>
          </m:e>
        </m:d>
      </m:oMath>
      <w:r>
        <w:rPr>
          <w:rFonts w:cs="Times New Roman"/>
          <w:szCs w:val="24"/>
        </w:rPr>
        <w:t xml:space="preserve"> с шагом </w:t>
      </w:r>
      <m:oMath>
        <m:r>
          <w:rPr>
            <w:rFonts w:ascii="Cambria Math" w:hAnsi="Cambria Math" w:cs="Times New Roman"/>
            <w:szCs w:val="24"/>
            <w:lang w:val="en-US"/>
          </w:rPr>
          <m:t>dt</m:t>
        </m:r>
        <m:r>
          <w:rPr>
            <w:rFonts w:ascii="Cambria Math" w:hAnsi="Cambria Math" w:cs="Times New Roman"/>
            <w:szCs w:val="24"/>
          </w:rPr>
          <m:t>/2</m:t>
        </m:r>
      </m:oMath>
      <w:r>
        <w:rPr>
          <w:rFonts w:cs="Times New Roman"/>
          <w:szCs w:val="24"/>
        </w:rPr>
        <w:t xml:space="preserve"> методом Рунге-Кутта 4го порядка. Начальные условия </w:t>
      </w:r>
      <w:r w:rsidR="00215198">
        <w:rPr>
          <w:rFonts w:cs="Times New Roman"/>
          <w:szCs w:val="24"/>
        </w:rPr>
        <w:t xml:space="preserve">для </w:t>
      </w:r>
      <m:oMath>
        <m:r>
          <w:rPr>
            <w:rFonts w:ascii="Cambria Math" w:hAnsi="Cambria Math" w:cs="Times New Roman"/>
            <w:szCs w:val="24"/>
            <w:lang w:val="en-US"/>
          </w:rPr>
          <m:t>V</m:t>
        </m:r>
      </m:oMath>
      <w:r w:rsidR="00215198" w:rsidRPr="00101E7A">
        <w:rPr>
          <w:rFonts w:cs="Times New Roman"/>
          <w:szCs w:val="24"/>
        </w:rPr>
        <w:t xml:space="preserve"> </w:t>
      </w:r>
      <w:r>
        <w:rPr>
          <w:rFonts w:cs="Times New Roman"/>
          <w:szCs w:val="24"/>
        </w:rPr>
        <w:t xml:space="preserve">– </w:t>
      </w:r>
      <m:oMath>
        <m:r>
          <w:rPr>
            <w:rFonts w:ascii="Cambria Math" w:hAnsi="Cambria Math" w:cs="Times New Roman"/>
            <w:szCs w:val="24"/>
          </w:rPr>
          <m:t>V(t)</m:t>
        </m:r>
      </m:oMath>
      <w:r>
        <w:rPr>
          <w:rFonts w:cs="Times New Roman"/>
          <w:szCs w:val="24"/>
        </w:rPr>
        <w:t>.</w:t>
      </w:r>
    </w:p>
    <w:p w14:paraId="2C69A8E5" w14:textId="77777777" w:rsidR="004B1B6E" w:rsidRDefault="004B1B6E" w:rsidP="009A0C3B">
      <w:pPr>
        <w:pStyle w:val="a8"/>
        <w:numPr>
          <w:ilvl w:val="1"/>
          <w:numId w:val="8"/>
        </w:numPr>
        <w:spacing w:line="276" w:lineRule="auto"/>
        <w:ind w:left="1418" w:hanging="709"/>
        <w:rPr>
          <w:rFonts w:cs="Times New Roman"/>
          <w:szCs w:val="24"/>
        </w:rPr>
      </w:pPr>
      <w:r>
        <w:rPr>
          <w:rFonts w:cs="Times New Roman"/>
          <w:szCs w:val="24"/>
        </w:rPr>
        <w:t xml:space="preserve">Вычисление диффузии </w:t>
      </w:r>
      <m:oMath>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r>
              <w:rPr>
                <w:rFonts w:ascii="Cambria Math" w:hAnsi="Cambria Math"/>
              </w:rPr>
              <m:t>V</m:t>
            </m:r>
          </m:e>
        </m:d>
      </m:oMath>
      <w:r w:rsidR="005467F6" w:rsidRPr="005467F6">
        <w:rPr>
          <w:rFonts w:eastAsiaTheme="minorEastAsia"/>
        </w:rPr>
        <w:t xml:space="preserve"> </w:t>
      </w:r>
      <w:r>
        <w:rPr>
          <w:rFonts w:cs="Times New Roman"/>
          <w:szCs w:val="24"/>
        </w:rPr>
        <w:t xml:space="preserve">для напряжения </w:t>
      </w:r>
      <m:oMath>
        <m:r>
          <w:rPr>
            <w:rFonts w:ascii="Cambria Math" w:hAnsi="Cambria Math" w:cs="Times New Roman"/>
            <w:szCs w:val="24"/>
            <w:lang w:val="en-US"/>
          </w:rPr>
          <m:t>V</m:t>
        </m:r>
        <m:r>
          <w:rPr>
            <w:rFonts w:ascii="Cambria Math" w:hAnsi="Cambria Math" w:cs="Times New Roman"/>
            <w:szCs w:val="24"/>
          </w:rPr>
          <m:t>(</m:t>
        </m:r>
        <m:r>
          <w:rPr>
            <w:rFonts w:ascii="Cambria Math" w:hAnsi="Cambria Math" w:cs="Times New Roman"/>
            <w:szCs w:val="24"/>
            <w:lang w:val="en-US"/>
          </w:rPr>
          <m:t>t</m:t>
        </m:r>
        <m:r>
          <w:rPr>
            <w:rFonts w:ascii="Cambria Math" w:hAnsi="Cambria Math" w:cs="Times New Roman"/>
            <w:szCs w:val="24"/>
          </w:rPr>
          <m:t>)</m:t>
        </m:r>
      </m:oMath>
      <w:r w:rsidRPr="00E35C72">
        <w:rPr>
          <w:rFonts w:cs="Times New Roman"/>
          <w:szCs w:val="24"/>
        </w:rPr>
        <w:t xml:space="preserve">. </w:t>
      </w:r>
    </w:p>
    <w:p w14:paraId="6C812ADC" w14:textId="77777777" w:rsidR="004B1B6E" w:rsidRDefault="004B1B6E" w:rsidP="009A0C3B">
      <w:pPr>
        <w:pStyle w:val="a8"/>
        <w:numPr>
          <w:ilvl w:val="1"/>
          <w:numId w:val="8"/>
        </w:numPr>
        <w:spacing w:line="276" w:lineRule="auto"/>
        <w:ind w:left="1418" w:hanging="709"/>
        <w:rPr>
          <w:rFonts w:cs="Times New Roman"/>
          <w:szCs w:val="24"/>
        </w:rPr>
      </w:pPr>
      <w:r>
        <w:rPr>
          <w:rFonts w:cs="Times New Roman"/>
          <w:szCs w:val="24"/>
        </w:rPr>
        <w:t>Решение уравнения Пуассона</w:t>
      </w:r>
      <w:r w:rsidR="005210E6" w:rsidRPr="005210E6">
        <w:rPr>
          <w:rFonts w:cs="Times New Roman"/>
          <w:szCs w:val="24"/>
        </w:rPr>
        <w:t xml:space="preserve"> </w:t>
      </w:r>
      <m:oMath>
        <m:r>
          <m:rPr>
            <m:sty m:val="p"/>
          </m:rP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m:t>
                    </m:r>
                  </m:sub>
                </m:sSub>
                <m:ctrlPr>
                  <w:rPr>
                    <w:rFonts w:ascii="Cambria Math" w:hAnsi="Cambria Math"/>
                  </w:rPr>
                </m:ctrlPr>
              </m:e>
            </m:d>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m</m:t>
                </m:r>
              </m:sub>
            </m:sSub>
          </m:e>
          <m:sup>
            <m:r>
              <w:rPr>
                <w:rFonts w:ascii="Cambria Math" w:hAnsi="Cambria Math"/>
                <w:lang w:val="en-US"/>
              </w:rPr>
              <m:t>st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e</m:t>
                </m:r>
              </m:sub>
            </m:sSub>
          </m:e>
          <m:sup>
            <m:r>
              <w:rPr>
                <w:rFonts w:ascii="Cambria Math" w:hAnsi="Cambria Math"/>
              </w:rPr>
              <m:t>st</m:t>
            </m:r>
          </m:sup>
        </m:sSup>
      </m:oMath>
      <w:r>
        <w:rPr>
          <w:rFonts w:cs="Times New Roman"/>
          <w:szCs w:val="24"/>
        </w:rPr>
        <w:t xml:space="preserve">относительно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rsidR="005467F6" w:rsidRPr="005467F6">
        <w:rPr>
          <w:rFonts w:cs="Times New Roman"/>
          <w:szCs w:val="24"/>
        </w:rPr>
        <w:t xml:space="preserve"> </w:t>
      </w:r>
      <w:r w:rsidR="005467F6">
        <w:rPr>
          <w:rFonts w:eastAsiaTheme="minorEastAsia"/>
        </w:rPr>
        <w:t>методом конечных элементов</w:t>
      </w:r>
      <w:r>
        <w:rPr>
          <w:rFonts w:cs="Times New Roman"/>
          <w:szCs w:val="24"/>
        </w:rPr>
        <w:t xml:space="preserve">. </w:t>
      </w:r>
    </w:p>
    <w:p w14:paraId="325639AD" w14:textId="77777777" w:rsidR="004B1B6E" w:rsidRDefault="001C1972" w:rsidP="009A0C3B">
      <w:pPr>
        <w:pStyle w:val="a8"/>
        <w:numPr>
          <w:ilvl w:val="1"/>
          <w:numId w:val="8"/>
        </w:numPr>
        <w:spacing w:line="276" w:lineRule="auto"/>
        <w:ind w:left="1418" w:hanging="709"/>
        <w:rPr>
          <w:rFonts w:cs="Times New Roman"/>
          <w:szCs w:val="24"/>
        </w:rPr>
      </w:pPr>
      <w:r>
        <w:rPr>
          <w:rFonts w:cs="Times New Roman"/>
          <w:szCs w:val="24"/>
        </w:rPr>
        <w:t xml:space="preserve">Вычисление </w:t>
      </w:r>
      <m:oMath>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e>
        </m:d>
      </m:oMath>
      <w:r w:rsidRPr="001C1972">
        <w:rPr>
          <w:rFonts w:cs="Times New Roman"/>
          <w:szCs w:val="24"/>
        </w:rPr>
        <w:t xml:space="preserve"> </w:t>
      </w:r>
      <w:r>
        <w:rPr>
          <w:rFonts w:cs="Times New Roman"/>
          <w:szCs w:val="24"/>
        </w:rPr>
        <w:t>для найденного</w:t>
      </w:r>
      <w:r w:rsidRPr="001C1972">
        <w:rPr>
          <w:rFonts w:cs="Times New Roman"/>
          <w:szCs w:val="24"/>
        </w:rPr>
        <w:t xml:space="preserve"> </w:t>
      </w:r>
      <w:r>
        <w:rPr>
          <w:rFonts w:cs="Times New Roman"/>
          <w:szCs w:val="24"/>
        </w:rPr>
        <w:t xml:space="preserve">на шаге 3.4 </w:t>
      </w:r>
      <m:oMath>
        <m:r>
          <w:rPr>
            <w:rFonts w:ascii="Cambria Math" w:hAnsi="Cambria Math" w:cs="Times New Roman"/>
            <w:szCs w:val="24"/>
            <w:lang w:val="en-US"/>
          </w:rPr>
          <m:t>P</m:t>
        </m:r>
        <m:r>
          <w:rPr>
            <w:rFonts w:ascii="Cambria Math" w:hAnsi="Cambria Math" w:cs="Times New Roman"/>
            <w:szCs w:val="24"/>
          </w:rPr>
          <m:t>h</m:t>
        </m:r>
        <m:r>
          <w:rPr>
            <w:rFonts w:ascii="Cambria Math" w:hAnsi="Cambria Math" w:cs="Times New Roman"/>
            <w:szCs w:val="24"/>
            <w:lang w:val="en-US"/>
          </w:rPr>
          <m:t>i</m:t>
        </m:r>
      </m:oMath>
      <w:r w:rsidR="004B1B6E">
        <w:rPr>
          <w:rFonts w:cs="Times New Roman"/>
          <w:szCs w:val="24"/>
        </w:rPr>
        <w:t>.</w:t>
      </w:r>
      <w:r w:rsidR="004B1B6E" w:rsidRPr="00423749">
        <w:rPr>
          <w:rFonts w:cs="Times New Roman"/>
          <w:szCs w:val="24"/>
        </w:rPr>
        <w:t xml:space="preserve"> </w:t>
      </w:r>
    </w:p>
    <w:p w14:paraId="30EF7026" w14:textId="77777777" w:rsidR="004B1B6E" w:rsidRDefault="004B1B6E" w:rsidP="009A0C3B">
      <w:pPr>
        <w:pStyle w:val="a8"/>
        <w:numPr>
          <w:ilvl w:val="1"/>
          <w:numId w:val="8"/>
        </w:numPr>
        <w:spacing w:line="276" w:lineRule="auto"/>
        <w:ind w:left="1418" w:hanging="709"/>
        <w:rPr>
          <w:rFonts w:cs="Times New Roman"/>
          <w:szCs w:val="24"/>
        </w:rPr>
      </w:pPr>
      <w:r>
        <w:rPr>
          <w:rFonts w:cs="Times New Roman"/>
          <w:szCs w:val="24"/>
        </w:rPr>
        <w:t xml:space="preserve">Решение ОДУ </w:t>
      </w:r>
      <m:oMath>
        <m:r>
          <w:rPr>
            <w:rFonts w:ascii="Cambria Math" w:hAnsi="Cambria Math"/>
          </w:rPr>
          <m:t>χ</m:t>
        </m:r>
        <m:sSub>
          <m:sSubPr>
            <m:ctrlPr>
              <w:rPr>
                <w:rFonts w:ascii="Cambria Math" w:hAnsi="Cambria Math"/>
                <w:i/>
              </w:rPr>
            </m:ctrlPr>
          </m:sSubPr>
          <m:e>
            <m:r>
              <w:rPr>
                <w:rFonts w:ascii="Cambria Math" w:hAnsi="Cambria Math"/>
              </w:rPr>
              <m:t>C</m:t>
            </m:r>
          </m:e>
          <m:sub>
            <m:r>
              <w:rPr>
                <w:rFonts w:ascii="Cambria Math" w:hAnsi="Cambria Math"/>
                <w:lang w:val="en-US"/>
              </w:rPr>
              <m:t>m</m:t>
            </m:r>
          </m:sub>
        </m:sSub>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m:rPr>
                <m:sty m:val="p"/>
              </m:rPr>
              <w:rPr>
                <w:rFonts w:ascii="Cambria Math" w:hAnsi="Cambria Math"/>
              </w:rPr>
              <m:t>∇</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φ</m:t>
                    </m:r>
                  </m:e>
                  <m:sub>
                    <m:r>
                      <w:rPr>
                        <w:rFonts w:ascii="Cambria Math" w:hAnsi="Cambria Math"/>
                      </w:rPr>
                      <m:t>e</m:t>
                    </m:r>
                  </m:sub>
                </m:sSub>
              </m:e>
            </m:d>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m</m:t>
                </m:r>
              </m:sub>
            </m:sSub>
          </m:e>
          <m:sup>
            <m:r>
              <w:rPr>
                <w:rFonts w:ascii="Cambria Math" w:hAnsi="Cambria Math"/>
              </w:rPr>
              <m:t>st</m:t>
            </m:r>
          </m:sup>
        </m:sSup>
      </m:oMath>
      <w:r w:rsidR="00E26326">
        <w:rPr>
          <w:rFonts w:eastAsiaTheme="minorEastAsia" w:cs="Times New Roman"/>
        </w:rPr>
        <w:t xml:space="preserve"> </w:t>
      </w:r>
      <w:r w:rsidR="0044706F">
        <w:rPr>
          <w:rFonts w:cs="Times New Roman"/>
          <w:szCs w:val="24"/>
        </w:rPr>
        <w:t xml:space="preserve">относительно </w:t>
      </w:r>
      <m:oMath>
        <m:r>
          <w:rPr>
            <w:rFonts w:ascii="Cambria Math" w:hAnsi="Cambria Math" w:cs="Times New Roman"/>
            <w:szCs w:val="24"/>
            <w:lang w:val="en-US"/>
          </w:rPr>
          <m:t>V</m:t>
        </m:r>
      </m:oMath>
      <w:r w:rsidR="0044706F">
        <w:rPr>
          <w:rFonts w:cs="Times New Roman"/>
          <w:szCs w:val="24"/>
        </w:rPr>
        <w:t xml:space="preserve"> </w:t>
      </w:r>
      <w:r>
        <w:rPr>
          <w:rFonts w:cs="Times New Roman"/>
          <w:szCs w:val="24"/>
        </w:rPr>
        <w:t>методом Эйлера</w:t>
      </w:r>
      <w:r w:rsidRPr="00B976D6">
        <w:rPr>
          <w:rFonts w:cs="Times New Roman"/>
          <w:szCs w:val="24"/>
        </w:rPr>
        <w:t xml:space="preserve"> </w:t>
      </w:r>
      <w:r>
        <w:rPr>
          <w:rFonts w:cs="Times New Roman"/>
          <w:szCs w:val="24"/>
        </w:rPr>
        <w:t xml:space="preserve">с шагом </w:t>
      </w:r>
      <m:oMath>
        <m:r>
          <w:rPr>
            <w:rFonts w:ascii="Cambria Math" w:hAnsi="Cambria Math" w:cs="Times New Roman"/>
            <w:szCs w:val="24"/>
            <w:lang w:val="en-US"/>
          </w:rPr>
          <m:t>dt</m:t>
        </m:r>
      </m:oMath>
      <w:r w:rsidRPr="0008771B">
        <w:rPr>
          <w:rFonts w:cs="Times New Roman"/>
          <w:szCs w:val="24"/>
        </w:rPr>
        <w:t xml:space="preserve">. </w:t>
      </w:r>
      <w:r>
        <w:rPr>
          <w:rFonts w:cs="Times New Roman"/>
          <w:szCs w:val="24"/>
        </w:rPr>
        <w:t xml:space="preserve">Начальные условия – результат вычислений шага </w:t>
      </w:r>
      <w:r w:rsidR="002214F4">
        <w:rPr>
          <w:rFonts w:cs="Times New Roman"/>
          <w:szCs w:val="24"/>
        </w:rPr>
        <w:t>4</w:t>
      </w:r>
      <w:r>
        <w:rPr>
          <w:rFonts w:cs="Times New Roman"/>
          <w:szCs w:val="24"/>
        </w:rPr>
        <w:t>.1.</w:t>
      </w:r>
    </w:p>
    <w:p w14:paraId="6CAE3486" w14:textId="77777777" w:rsidR="004B1B6E" w:rsidRPr="002C2D2A" w:rsidRDefault="004B1B6E" w:rsidP="009A0C3B">
      <w:pPr>
        <w:pStyle w:val="a8"/>
        <w:numPr>
          <w:ilvl w:val="1"/>
          <w:numId w:val="8"/>
        </w:numPr>
        <w:spacing w:line="276" w:lineRule="auto"/>
        <w:ind w:left="1418" w:hanging="709"/>
        <w:rPr>
          <w:rFonts w:cs="Times New Roman"/>
          <w:szCs w:val="24"/>
        </w:rPr>
      </w:pPr>
      <w:r>
        <w:rPr>
          <w:rFonts w:cs="Times New Roman"/>
          <w:szCs w:val="24"/>
        </w:rPr>
        <w:t xml:space="preserve">Решение ОДУ </w:t>
      </w: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lang w:val="en-US"/>
                      </w:rPr>
                    </m:ctrlPr>
                  </m:fPr>
                  <m:num>
                    <m:r>
                      <w:rPr>
                        <w:rFonts w:ascii="Cambria Math" w:hAnsi="Cambria Math"/>
                        <w:lang w:val="en-US"/>
                      </w:rPr>
                      <m:t>∂V</m:t>
                    </m:r>
                  </m:num>
                  <m:den>
                    <m:r>
                      <w:rPr>
                        <w:rFonts w:ascii="Cambria Math" w:hAnsi="Cambria Math"/>
                        <w:lang w:val="en-US"/>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ion</m:t>
                        </m:r>
                      </m:sub>
                    </m:sSub>
                    <m:d>
                      <m:dPr>
                        <m:ctrlPr>
                          <w:rPr>
                            <w:rFonts w:ascii="Cambria Math" w:hAnsi="Cambria Math"/>
                            <w:i/>
                          </w:rPr>
                        </m:ctrlPr>
                      </m:dPr>
                      <m:e>
                        <m:r>
                          <m:rPr>
                            <m:sty m:val="bi"/>
                          </m:rPr>
                          <w:rPr>
                            <w:rFonts w:ascii="Cambria Math" w:hAnsi="Cambria Math"/>
                          </w:rPr>
                          <m:t>u</m:t>
                        </m:r>
                        <m:r>
                          <w:rPr>
                            <w:rFonts w:ascii="Cambria Math" w:hAnsi="Cambria Math"/>
                          </w:rPr>
                          <m:t>, V</m:t>
                        </m:r>
                      </m:e>
                    </m:d>
                  </m:num>
                  <m:den>
                    <m:r>
                      <w:rPr>
                        <w:rFonts w:ascii="Cambria Math" w:hAnsi="Cambria Math"/>
                      </w:rPr>
                      <m:t>χ </m:t>
                    </m:r>
                    <m:sSub>
                      <m:sSubPr>
                        <m:ctrlPr>
                          <w:rPr>
                            <w:rFonts w:ascii="Cambria Math" w:hAnsi="Cambria Math"/>
                            <w:i/>
                            <w:iCs/>
                          </w:rPr>
                        </m:ctrlPr>
                      </m:sSubPr>
                      <m:e>
                        <m:r>
                          <w:rPr>
                            <w:rFonts w:ascii="Cambria Math" w:hAnsi="Cambria Math"/>
                          </w:rPr>
                          <m:t>C</m:t>
                        </m:r>
                      </m:e>
                      <m:sub>
                        <m:r>
                          <w:rPr>
                            <w:rFonts w:ascii="Cambria Math" w:hAnsi="Cambria Math"/>
                            <w:lang w:val="en-US"/>
                          </w:rPr>
                          <m:t>m</m:t>
                        </m:r>
                      </m:sub>
                    </m:sSub>
                  </m:den>
                </m:f>
              </m:e>
              <m:e>
                <m:f>
                  <m:fPr>
                    <m:ctrlPr>
                      <w:rPr>
                        <w:rFonts w:ascii="Cambria Math" w:hAnsi="Cambria Math"/>
                        <w:i/>
                        <w:iCs/>
                      </w:rPr>
                    </m:ctrlPr>
                  </m:fPr>
                  <m:num>
                    <m:r>
                      <w:rPr>
                        <w:rFonts w:ascii="Cambria Math" w:hAnsi="Cambria Math"/>
                      </w:rPr>
                      <m:t>∂</m:t>
                    </m:r>
                    <m:r>
                      <m:rPr>
                        <m:sty m:val="bi"/>
                      </m:rPr>
                      <w:rPr>
                        <w:rFonts w:ascii="Cambria Math" w:hAnsi="Cambria Math"/>
                      </w:rPr>
                      <m:t>u</m:t>
                    </m:r>
                  </m:num>
                  <m:den>
                    <m:r>
                      <w:rPr>
                        <w:rFonts w:ascii="Cambria Math" w:hAnsi="Cambria Math"/>
                      </w:rPr>
                      <m:t>∂t</m:t>
                    </m:r>
                  </m:den>
                </m:f>
                <m:r>
                  <w:rPr>
                    <w:rFonts w:ascii="Cambria Math" w:hAnsi="Cambria Math"/>
                  </w:rPr>
                  <m:t>=f(</m:t>
                </m:r>
                <m:r>
                  <m:rPr>
                    <m:sty m:val="bi"/>
                  </m:rPr>
                  <w:rPr>
                    <w:rFonts w:ascii="Cambria Math" w:hAnsi="Cambria Math"/>
                  </w:rPr>
                  <m:t>u</m:t>
                </m:r>
                <m:r>
                  <w:rPr>
                    <w:rFonts w:ascii="Cambria Math" w:hAnsi="Cambria Math"/>
                  </w:rPr>
                  <m:t>, V)</m:t>
                </m:r>
              </m:e>
            </m:eqArr>
          </m:e>
        </m:d>
      </m:oMath>
      <w:r w:rsidR="0044706F" w:rsidRPr="0044706F">
        <w:rPr>
          <w:rFonts w:eastAsiaTheme="minorEastAsia" w:cs="Times New Roman"/>
        </w:rPr>
        <w:t xml:space="preserve"> </w:t>
      </w:r>
      <w:r>
        <w:rPr>
          <w:rFonts w:cs="Times New Roman"/>
          <w:szCs w:val="24"/>
        </w:rPr>
        <w:t xml:space="preserve">относительно </w:t>
      </w:r>
      <m:oMath>
        <m:r>
          <w:rPr>
            <w:rFonts w:ascii="Cambria Math" w:hAnsi="Cambria Math" w:cs="Times New Roman"/>
            <w:szCs w:val="24"/>
            <w:lang w:val="en-US"/>
          </w:rPr>
          <m:t>V</m:t>
        </m:r>
      </m:oMath>
      <w:r>
        <w:rPr>
          <w:rFonts w:cs="Times New Roman"/>
          <w:szCs w:val="24"/>
        </w:rPr>
        <w:t xml:space="preserve"> с шагом </w:t>
      </w:r>
      <m:oMath>
        <m:r>
          <w:rPr>
            <w:rFonts w:ascii="Cambria Math" w:hAnsi="Cambria Math" w:cs="Times New Roman"/>
            <w:szCs w:val="24"/>
            <w:lang w:val="en-US"/>
          </w:rPr>
          <m:t>dt</m:t>
        </m:r>
        <m:r>
          <w:rPr>
            <w:rFonts w:ascii="Cambria Math" w:hAnsi="Cambria Math" w:cs="Times New Roman"/>
            <w:szCs w:val="24"/>
          </w:rPr>
          <m:t>/2</m:t>
        </m:r>
      </m:oMath>
      <w:r>
        <w:rPr>
          <w:rFonts w:cs="Times New Roman"/>
          <w:szCs w:val="24"/>
        </w:rPr>
        <w:t xml:space="preserve"> методом Рунге-Кутта 4го порядка. Начальные условия </w:t>
      </w:r>
      <w:r w:rsidR="00215198">
        <w:rPr>
          <w:rFonts w:cs="Times New Roman"/>
          <w:szCs w:val="24"/>
        </w:rPr>
        <w:t xml:space="preserve">для </w:t>
      </w:r>
      <m:oMath>
        <m:r>
          <w:rPr>
            <w:rFonts w:ascii="Cambria Math" w:hAnsi="Cambria Math" w:cs="Times New Roman"/>
            <w:szCs w:val="24"/>
            <w:lang w:val="en-US"/>
          </w:rPr>
          <m:t>V</m:t>
        </m:r>
      </m:oMath>
      <w:r w:rsidR="00215198" w:rsidRPr="002214F4">
        <w:rPr>
          <w:rFonts w:cs="Times New Roman"/>
          <w:szCs w:val="24"/>
        </w:rPr>
        <w:t xml:space="preserve"> </w:t>
      </w:r>
      <w:r w:rsidR="002214F4">
        <w:rPr>
          <w:rFonts w:cs="Times New Roman"/>
          <w:szCs w:val="24"/>
        </w:rPr>
        <w:t>– результат вычислений шага 4</w:t>
      </w:r>
      <w:r w:rsidR="00215198">
        <w:rPr>
          <w:rFonts w:cs="Times New Roman"/>
          <w:szCs w:val="24"/>
        </w:rPr>
        <w:t>.</w:t>
      </w:r>
      <w:r w:rsidR="00C81836" w:rsidRPr="002214F4">
        <w:rPr>
          <w:rFonts w:cs="Times New Roman"/>
          <w:szCs w:val="24"/>
        </w:rPr>
        <w:t>5</w:t>
      </w:r>
      <w:r>
        <w:rPr>
          <w:rFonts w:cs="Times New Roman"/>
          <w:szCs w:val="24"/>
        </w:rPr>
        <w:t>.</w:t>
      </w:r>
    </w:p>
    <w:p w14:paraId="7221E6E5" w14:textId="77777777" w:rsidR="004B1B6E" w:rsidRDefault="004B1B6E" w:rsidP="009A0C3B">
      <w:pPr>
        <w:pStyle w:val="a8"/>
        <w:numPr>
          <w:ilvl w:val="1"/>
          <w:numId w:val="8"/>
        </w:numPr>
        <w:spacing w:line="276" w:lineRule="auto"/>
        <w:ind w:left="1418" w:hanging="709"/>
        <w:rPr>
          <w:rFonts w:cs="Times New Roman"/>
          <w:szCs w:val="24"/>
        </w:rPr>
      </w:pPr>
      <w:r>
        <w:rPr>
          <w:rFonts w:cs="Times New Roman"/>
          <w:szCs w:val="24"/>
        </w:rPr>
        <w:t xml:space="preserve">Увеличение </w:t>
      </w:r>
      <m:oMath>
        <m:r>
          <w:rPr>
            <w:rFonts w:ascii="Cambria Math" w:hAnsi="Cambria Math" w:cs="Times New Roman"/>
            <w:szCs w:val="24"/>
            <w:lang w:val="en-US"/>
          </w:rPr>
          <m:t>t</m:t>
        </m:r>
      </m:oMath>
      <w:r>
        <w:rPr>
          <w:rFonts w:cs="Times New Roman"/>
          <w:szCs w:val="24"/>
          <w:lang w:val="en-US"/>
        </w:rPr>
        <w:t xml:space="preserve"> </w:t>
      </w:r>
      <w:r>
        <w:rPr>
          <w:rFonts w:cs="Times New Roman"/>
          <w:szCs w:val="24"/>
        </w:rPr>
        <w:t xml:space="preserve">на </w:t>
      </w:r>
      <m:oMath>
        <m:r>
          <w:rPr>
            <w:rFonts w:ascii="Cambria Math" w:hAnsi="Cambria Math" w:cs="Times New Roman"/>
            <w:szCs w:val="24"/>
            <w:lang w:val="en-US"/>
          </w:rPr>
          <m:t>dt</m:t>
        </m:r>
      </m:oMath>
      <w:r>
        <w:rPr>
          <w:rFonts w:cs="Times New Roman"/>
          <w:szCs w:val="24"/>
        </w:rPr>
        <w:t>.</w:t>
      </w:r>
    </w:p>
    <w:p w14:paraId="19A3E6E4" w14:textId="77777777" w:rsidR="004B1B6E" w:rsidRPr="00822EBF" w:rsidRDefault="004B1B6E" w:rsidP="009A0C3B">
      <w:pPr>
        <w:pStyle w:val="a8"/>
        <w:numPr>
          <w:ilvl w:val="0"/>
          <w:numId w:val="8"/>
        </w:numPr>
        <w:spacing w:line="276" w:lineRule="auto"/>
        <w:ind w:left="709"/>
        <w:rPr>
          <w:rFonts w:cs="Times New Roman"/>
          <w:szCs w:val="24"/>
        </w:rPr>
      </w:pPr>
      <w:r>
        <w:rPr>
          <w:rFonts w:cs="Times New Roman"/>
          <w:szCs w:val="24"/>
        </w:rPr>
        <w:t>Вывод или запись результата вычислений – значения напряжения и потенциала в конечный момент времени.</w:t>
      </w:r>
    </w:p>
    <w:p w14:paraId="3FDD6A82" w14:textId="77777777" w:rsidR="00A52927" w:rsidRPr="00A52927" w:rsidRDefault="00A52927" w:rsidP="00A52927"/>
    <w:p w14:paraId="2C4BC11D" w14:textId="77777777" w:rsidR="00BB593A" w:rsidRPr="00AE1EB5" w:rsidRDefault="00A113C9" w:rsidP="00A113C9">
      <w:pPr>
        <w:pStyle w:val="3"/>
      </w:pPr>
      <w:bookmarkStart w:id="76" w:name="_Toc464476564"/>
      <w:commentRangeStart w:id="77"/>
      <w:r>
        <w:rPr>
          <w:shd w:val="clear" w:color="auto" w:fill="FFFFFF"/>
        </w:rPr>
        <w:t>Структура</w:t>
      </w:r>
      <w:r w:rsidRPr="00AE1EB5">
        <w:rPr>
          <w:shd w:val="clear" w:color="auto" w:fill="FFFFFF"/>
        </w:rPr>
        <w:t xml:space="preserve"> </w:t>
      </w:r>
      <w:r>
        <w:rPr>
          <w:shd w:val="clear" w:color="auto" w:fill="FFFFFF"/>
        </w:rPr>
        <w:t>программы</w:t>
      </w:r>
      <w:r w:rsidRPr="00AE1EB5">
        <w:rPr>
          <w:shd w:val="clear" w:color="auto" w:fill="FFFFFF"/>
        </w:rPr>
        <w:t xml:space="preserve"> </w:t>
      </w:r>
      <w:commentRangeEnd w:id="77"/>
      <w:r w:rsidR="00791990">
        <w:rPr>
          <w:rStyle w:val="aa"/>
          <w:rFonts w:asciiTheme="minorHAnsi" w:eastAsiaTheme="minorHAnsi" w:hAnsiTheme="minorHAnsi" w:cstheme="minorBidi"/>
          <w:b w:val="0"/>
          <w:bCs w:val="0"/>
        </w:rPr>
        <w:commentReference w:id="77"/>
      </w:r>
      <w:r>
        <w:rPr>
          <w:shd w:val="clear" w:color="auto" w:fill="FFFFFF"/>
        </w:rPr>
        <w:t>с</w:t>
      </w:r>
      <w:r w:rsidRPr="00AE1EB5">
        <w:rPr>
          <w:shd w:val="clear" w:color="auto" w:fill="FFFFFF"/>
        </w:rPr>
        <w:t xml:space="preserve"> </w:t>
      </w:r>
      <w:r>
        <w:rPr>
          <w:shd w:val="clear" w:color="auto" w:fill="FFFFFF"/>
        </w:rPr>
        <w:t>описанием</w:t>
      </w:r>
      <w:r w:rsidRPr="00AE1EB5">
        <w:rPr>
          <w:shd w:val="clear" w:color="auto" w:fill="FFFFFF"/>
        </w:rPr>
        <w:t xml:space="preserve"> </w:t>
      </w:r>
      <w:r>
        <w:rPr>
          <w:shd w:val="clear" w:color="auto" w:fill="FFFFFF"/>
        </w:rPr>
        <w:t>функций</w:t>
      </w:r>
      <w:r w:rsidRPr="00AE1EB5">
        <w:rPr>
          <w:shd w:val="clear" w:color="auto" w:fill="FFFFFF"/>
        </w:rPr>
        <w:t xml:space="preserve"> </w:t>
      </w:r>
      <w:r>
        <w:rPr>
          <w:shd w:val="clear" w:color="auto" w:fill="FFFFFF"/>
        </w:rPr>
        <w:t>составных</w:t>
      </w:r>
      <w:r w:rsidRPr="00AE1EB5">
        <w:rPr>
          <w:shd w:val="clear" w:color="auto" w:fill="FFFFFF"/>
        </w:rPr>
        <w:t xml:space="preserve"> </w:t>
      </w:r>
      <w:r>
        <w:rPr>
          <w:shd w:val="clear" w:color="auto" w:fill="FFFFFF"/>
        </w:rPr>
        <w:t>частей</w:t>
      </w:r>
      <w:r w:rsidRPr="00AE1EB5">
        <w:rPr>
          <w:shd w:val="clear" w:color="auto" w:fill="FFFFFF"/>
        </w:rPr>
        <w:t xml:space="preserve"> </w:t>
      </w:r>
      <w:r>
        <w:rPr>
          <w:shd w:val="clear" w:color="auto" w:fill="FFFFFF"/>
        </w:rPr>
        <w:t>и</w:t>
      </w:r>
      <w:r w:rsidRPr="00AE1EB5">
        <w:rPr>
          <w:shd w:val="clear" w:color="auto" w:fill="FFFFFF"/>
        </w:rPr>
        <w:t xml:space="preserve"> </w:t>
      </w:r>
      <w:r>
        <w:rPr>
          <w:shd w:val="clear" w:color="auto" w:fill="FFFFFF"/>
        </w:rPr>
        <w:t>связи</w:t>
      </w:r>
      <w:r w:rsidRPr="00AE1EB5">
        <w:rPr>
          <w:shd w:val="clear" w:color="auto" w:fill="FFFFFF"/>
        </w:rPr>
        <w:t xml:space="preserve"> </w:t>
      </w:r>
      <w:r>
        <w:rPr>
          <w:shd w:val="clear" w:color="auto" w:fill="FFFFFF"/>
        </w:rPr>
        <w:t>между</w:t>
      </w:r>
      <w:r w:rsidRPr="00AE1EB5">
        <w:rPr>
          <w:shd w:val="clear" w:color="auto" w:fill="FFFFFF"/>
        </w:rPr>
        <w:t xml:space="preserve"> </w:t>
      </w:r>
      <w:r>
        <w:rPr>
          <w:shd w:val="clear" w:color="auto" w:fill="FFFFFF"/>
        </w:rPr>
        <w:t>ними</w:t>
      </w:r>
      <w:bookmarkEnd w:id="76"/>
    </w:p>
    <w:p w14:paraId="713C3EBD" w14:textId="77777777" w:rsidR="00BA28B6" w:rsidRDefault="00E7689C" w:rsidP="0027740F">
      <w:r>
        <w:t xml:space="preserve">Структура </w:t>
      </w:r>
      <w:r w:rsidR="00520671">
        <w:t>ПП «Кардиомодель» состоит из следующих подсистем: п</w:t>
      </w:r>
      <w:r w:rsidR="00520671" w:rsidRPr="00520671">
        <w:t xml:space="preserve">одсистема </w:t>
      </w:r>
      <w:r w:rsidR="00D40B2E">
        <w:t>моделирования</w:t>
      </w:r>
      <w:r w:rsidR="00D40B2E" w:rsidRPr="00520671">
        <w:t xml:space="preserve"> </w:t>
      </w:r>
      <w:r w:rsidR="00520671" w:rsidRPr="00520671">
        <w:t xml:space="preserve">электрической активности сердца, </w:t>
      </w:r>
      <w:r w:rsidR="00520671">
        <w:t>п</w:t>
      </w:r>
      <w:r w:rsidR="00520671" w:rsidRPr="00520671">
        <w:t xml:space="preserve">одсистема </w:t>
      </w:r>
      <w:r w:rsidR="00D40B2E">
        <w:t>математических моделей</w:t>
      </w:r>
      <w:r w:rsidR="00520671" w:rsidRPr="00520671">
        <w:t xml:space="preserve">, </w:t>
      </w:r>
      <w:r w:rsidR="00520671">
        <w:lastRenderedPageBreak/>
        <w:t>п</w:t>
      </w:r>
      <w:r w:rsidR="00520671" w:rsidRPr="00520671">
        <w:t xml:space="preserve">одсистема конфигурирования, </w:t>
      </w:r>
      <w:r w:rsidR="00520671">
        <w:t>п</w:t>
      </w:r>
      <w:r w:rsidR="00520671" w:rsidRPr="00520671">
        <w:t xml:space="preserve">одсистема математических методов, </w:t>
      </w:r>
      <w:r w:rsidR="00520671">
        <w:t>п</w:t>
      </w:r>
      <w:r w:rsidR="00520671" w:rsidRPr="00520671">
        <w:t xml:space="preserve">одсистема постобработки, </w:t>
      </w:r>
      <w:r w:rsidR="00BB5787">
        <w:t xml:space="preserve">подсистема </w:t>
      </w:r>
      <w:r w:rsidR="00520671">
        <w:t>п</w:t>
      </w:r>
      <w:r w:rsidR="00520671" w:rsidRPr="00520671">
        <w:t>ользовательск</w:t>
      </w:r>
      <w:r w:rsidR="00BB5787">
        <w:t>ого</w:t>
      </w:r>
      <w:r w:rsidR="00520671" w:rsidRPr="00520671">
        <w:t xml:space="preserve"> интерфейс</w:t>
      </w:r>
      <w:r w:rsidR="00BB5787">
        <w:t>а</w:t>
      </w:r>
      <w:r w:rsidR="00520671" w:rsidRPr="00520671">
        <w:t>.</w:t>
      </w:r>
      <w:r>
        <w:t xml:space="preserve"> </w:t>
      </w:r>
      <w:r w:rsidR="002F0FDA">
        <w:t xml:space="preserve">Приведем описание их реализации. </w:t>
      </w:r>
    </w:p>
    <w:p w14:paraId="2F3FC442" w14:textId="77777777" w:rsidR="00791990" w:rsidRDefault="002F0FDA" w:rsidP="00791990">
      <w:pPr>
        <w:pStyle w:val="4"/>
      </w:pPr>
      <w:r w:rsidRPr="00791990">
        <w:rPr>
          <w:rStyle w:val="af4"/>
          <w:i w:val="0"/>
          <w:iCs/>
        </w:rPr>
        <w:t xml:space="preserve">Подсистема </w:t>
      </w:r>
      <w:r w:rsidR="009E7F5D">
        <w:rPr>
          <w:rStyle w:val="af4"/>
          <w:i w:val="0"/>
          <w:iCs/>
        </w:rPr>
        <w:t>моделирования</w:t>
      </w:r>
    </w:p>
    <w:p w14:paraId="3C58EB86" w14:textId="77777777" w:rsidR="001E614F" w:rsidRDefault="007361E1" w:rsidP="006866A7">
      <w:r>
        <w:t xml:space="preserve">Подсистема моделирования </w:t>
      </w:r>
      <w:r w:rsidR="00581375">
        <w:t xml:space="preserve">предназначена для организации процесса </w:t>
      </w:r>
      <w:r w:rsidR="008717B4">
        <w:t>численного моделирования электрофизиологической активности сердца согласно математическим моделям</w:t>
      </w:r>
      <w:r w:rsidR="0098109A">
        <w:t xml:space="preserve"> и является связующим звеном между всеми подсистемами</w:t>
      </w:r>
      <w:r w:rsidR="008717B4">
        <w:t xml:space="preserve">. </w:t>
      </w:r>
      <w:r w:rsidR="00D36026">
        <w:t xml:space="preserve">В ней выполняется инициализация подсистемы математических </w:t>
      </w:r>
      <w:r w:rsidR="003D4370">
        <w:t>моделей</w:t>
      </w:r>
      <w:r w:rsidR="00CF7B84">
        <w:t xml:space="preserve"> в зависимости от параметров</w:t>
      </w:r>
      <w:r w:rsidR="00D36026">
        <w:t xml:space="preserve">, </w:t>
      </w:r>
      <w:r w:rsidR="00CF7B84">
        <w:t xml:space="preserve">а также </w:t>
      </w:r>
      <w:r w:rsidR="005C474B">
        <w:t>передача управления</w:t>
      </w:r>
      <w:r w:rsidR="00D36026">
        <w:t xml:space="preserve"> подсистем</w:t>
      </w:r>
      <w:r w:rsidR="005C474B">
        <w:t>ам</w:t>
      </w:r>
      <w:r w:rsidR="003D4370">
        <w:t xml:space="preserve"> математических моделей</w:t>
      </w:r>
      <w:r w:rsidR="000F1AD0">
        <w:t xml:space="preserve"> и постобработки. </w:t>
      </w:r>
    </w:p>
    <w:p w14:paraId="3A503B76" w14:textId="77777777" w:rsidR="007361E1" w:rsidRPr="004F0F9B" w:rsidRDefault="00B55444" w:rsidP="006866A7">
      <w:r>
        <w:t xml:space="preserve">Подсистема </w:t>
      </w:r>
      <w:r w:rsidR="005E0AFD">
        <w:t xml:space="preserve">моделирования </w:t>
      </w:r>
      <w:r w:rsidR="00BB5787">
        <w:t xml:space="preserve">реализуется </w:t>
      </w:r>
      <w:r>
        <w:t xml:space="preserve">в виде классов </w:t>
      </w:r>
      <w:r>
        <w:rPr>
          <w:lang w:val="en-US"/>
        </w:rPr>
        <w:t>Simulation</w:t>
      </w:r>
      <w:r w:rsidRPr="00B55444">
        <w:t xml:space="preserve"> </w:t>
      </w:r>
      <w:r>
        <w:t xml:space="preserve">и </w:t>
      </w:r>
      <w:r>
        <w:rPr>
          <w:lang w:val="en-US"/>
        </w:rPr>
        <w:t>SimulationData</w:t>
      </w:r>
      <w:r w:rsidR="00296630">
        <w:t>, написанных на языке С++</w:t>
      </w:r>
      <w:r>
        <w:t xml:space="preserve"> (</w:t>
      </w:r>
      <w:r w:rsidR="0022540C">
        <w:fldChar w:fldCharType="begin"/>
      </w:r>
      <w:r>
        <w:instrText xml:space="preserve"> REF _Ref464572222 \h </w:instrText>
      </w:r>
      <w:r w:rsidR="0022540C">
        <w:fldChar w:fldCharType="separate"/>
      </w:r>
      <w:ins w:id="78" w:author="Артем Рыблов" w:date="2016-11-06T00:43:00Z">
        <w:r w:rsidR="007B7C05" w:rsidRPr="00900D5D">
          <w:rPr>
            <w:rFonts w:ascii="Times New Roman" w:hAnsi="Times New Roman" w:cs="Times New Roman"/>
            <w:szCs w:val="24"/>
          </w:rPr>
          <w:t xml:space="preserve">Рисунок </w:t>
        </w:r>
        <w:r w:rsidR="007B7C05">
          <w:rPr>
            <w:rFonts w:ascii="Times New Roman" w:hAnsi="Times New Roman" w:cs="Times New Roman"/>
            <w:i/>
            <w:noProof/>
            <w:szCs w:val="24"/>
          </w:rPr>
          <w:t>2</w:t>
        </w:r>
      </w:ins>
      <w:del w:id="79" w:author="Артем Рыблов" w:date="2016-11-06T00:43:00Z">
        <w:r w:rsidR="002E7C65" w:rsidRPr="00900D5D" w:rsidDel="007B7C05">
          <w:rPr>
            <w:rFonts w:ascii="Times New Roman" w:hAnsi="Times New Roman" w:cs="Times New Roman"/>
            <w:i/>
            <w:szCs w:val="24"/>
          </w:rPr>
          <w:delText xml:space="preserve">Рисунок </w:delText>
        </w:r>
        <w:r w:rsidR="002E7C65" w:rsidDel="007B7C05">
          <w:rPr>
            <w:rFonts w:ascii="Times New Roman" w:hAnsi="Times New Roman" w:cs="Times New Roman"/>
            <w:i/>
            <w:noProof/>
            <w:szCs w:val="24"/>
          </w:rPr>
          <w:delText>2</w:delText>
        </w:r>
      </w:del>
      <w:r w:rsidR="0022540C">
        <w:fldChar w:fldCharType="end"/>
      </w:r>
      <w:r>
        <w:t>)</w:t>
      </w:r>
      <w:r w:rsidRPr="00B55444">
        <w:t xml:space="preserve">. </w:t>
      </w:r>
      <w:r>
        <w:t xml:space="preserve">Класс </w:t>
      </w:r>
      <w:r>
        <w:rPr>
          <w:lang w:val="en-US"/>
        </w:rPr>
        <w:t>Simulation</w:t>
      </w:r>
      <w:r w:rsidR="007D30AE">
        <w:t xml:space="preserve"> реализует основной </w:t>
      </w:r>
      <w:r w:rsidR="00366301">
        <w:t xml:space="preserve">алгоритм </w:t>
      </w:r>
      <w:r w:rsidR="007D30AE">
        <w:t xml:space="preserve">работы </w:t>
      </w:r>
      <w:commentRangeStart w:id="80"/>
      <w:r w:rsidR="007D30AE">
        <w:t>программы</w:t>
      </w:r>
      <w:commentRangeEnd w:id="80"/>
      <w:r w:rsidR="00C642D8">
        <w:rPr>
          <w:rStyle w:val="aa"/>
        </w:rPr>
        <w:commentReference w:id="80"/>
      </w:r>
      <w:r w:rsidR="007D30AE">
        <w:t xml:space="preserve">. </w:t>
      </w:r>
      <w:r w:rsidR="004F0F9B">
        <w:t xml:space="preserve">Объект класса </w:t>
      </w:r>
      <w:r w:rsidR="004F0F9B">
        <w:rPr>
          <w:lang w:val="en-US"/>
        </w:rPr>
        <w:t>Simulation</w:t>
      </w:r>
      <w:r w:rsidR="004F0F9B" w:rsidRPr="004F0F9B">
        <w:t xml:space="preserve"> </w:t>
      </w:r>
      <w:r w:rsidR="004F0F9B">
        <w:t xml:space="preserve">создается при запуске программы. </w:t>
      </w:r>
      <w:r>
        <w:t xml:space="preserve">Класс </w:t>
      </w:r>
      <w:r>
        <w:rPr>
          <w:lang w:val="en-US"/>
        </w:rPr>
        <w:t>SimulationData</w:t>
      </w:r>
      <w:r w:rsidRPr="00B55444">
        <w:t xml:space="preserve"> </w:t>
      </w:r>
      <w:r>
        <w:t>предназначен для хранения исходных данных (сетк</w:t>
      </w:r>
      <w:r w:rsidR="007D30AE">
        <w:t>а</w:t>
      </w:r>
      <w:r>
        <w:t>, внешни</w:t>
      </w:r>
      <w:r w:rsidR="007D30AE">
        <w:t>е</w:t>
      </w:r>
      <w:r>
        <w:t xml:space="preserve"> ток</w:t>
      </w:r>
      <w:r w:rsidR="007D30AE">
        <w:t>и</w:t>
      </w:r>
      <w:r>
        <w:t xml:space="preserve">) и </w:t>
      </w:r>
      <w:r w:rsidR="007D30AE">
        <w:t xml:space="preserve">выходных </w:t>
      </w:r>
      <w:r>
        <w:t>данных моделирования (значения искомых величи</w:t>
      </w:r>
      <w:r w:rsidR="007D30AE">
        <w:t>н в текущий момент времени).</w:t>
      </w:r>
      <w:r>
        <w:t xml:space="preserve"> </w:t>
      </w:r>
      <w:r w:rsidR="004F0F9B">
        <w:t xml:space="preserve">Объект этого класса является полем класса </w:t>
      </w:r>
      <w:r w:rsidR="004F0F9B">
        <w:rPr>
          <w:lang w:val="en-US"/>
        </w:rPr>
        <w:t>Simulation</w:t>
      </w:r>
      <w:r w:rsidR="004F0F9B">
        <w:t>.</w:t>
      </w:r>
    </w:p>
    <w:p w14:paraId="3305F828" w14:textId="77777777" w:rsidR="00791990" w:rsidRDefault="00FE124A" w:rsidP="00FE124A">
      <w:pPr>
        <w:jc w:val="center"/>
      </w:pPr>
      <w:r>
        <w:rPr>
          <w:noProof/>
          <w:lang w:eastAsia="ru-RU"/>
        </w:rPr>
        <w:drawing>
          <wp:inline distT="0" distB="0" distL="0" distR="0" wp14:anchorId="61925E94" wp14:editId="47434F8C">
            <wp:extent cx="5175504" cy="1572768"/>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nessLogic.png"/>
                    <pic:cNvPicPr/>
                  </pic:nvPicPr>
                  <pic:blipFill rotWithShape="1">
                    <a:blip r:embed="rId15" cstate="print">
                      <a:extLst>
                        <a:ext uri="{28A0092B-C50C-407E-A947-70E740481C1C}">
                          <a14:useLocalDpi xmlns:a14="http://schemas.microsoft.com/office/drawing/2010/main" val="0"/>
                        </a:ext>
                      </a:extLst>
                    </a:blip>
                    <a:srcRect r="4176" b="16189"/>
                    <a:stretch/>
                  </pic:blipFill>
                  <pic:spPr bwMode="auto">
                    <a:xfrm>
                      <a:off x="0" y="0"/>
                      <a:ext cx="5175139" cy="1572657"/>
                    </a:xfrm>
                    <a:prstGeom prst="rect">
                      <a:avLst/>
                    </a:prstGeom>
                    <a:ln>
                      <a:noFill/>
                    </a:ln>
                    <a:extLst>
                      <a:ext uri="{53640926-AAD7-44D8-BBD7-CCE9431645EC}">
                        <a14:shadowObscured xmlns:a14="http://schemas.microsoft.com/office/drawing/2010/main"/>
                      </a:ext>
                    </a:extLst>
                  </pic:spPr>
                </pic:pic>
              </a:graphicData>
            </a:graphic>
          </wp:inline>
        </w:drawing>
      </w:r>
    </w:p>
    <w:p w14:paraId="070DEBA7" w14:textId="77777777" w:rsidR="00FE124A" w:rsidRDefault="00FE124A" w:rsidP="00FE124A">
      <w:pPr>
        <w:pStyle w:val="af2"/>
        <w:ind w:left="360"/>
        <w:jc w:val="center"/>
        <w:rPr>
          <w:rFonts w:ascii="Times New Roman" w:hAnsi="Times New Roman" w:cs="Times New Roman"/>
          <w:i w:val="0"/>
          <w:color w:val="auto"/>
          <w:sz w:val="24"/>
          <w:szCs w:val="24"/>
        </w:rPr>
      </w:pPr>
      <w:bookmarkStart w:id="81" w:name="_Ref464572222"/>
      <w:r w:rsidRPr="00900D5D">
        <w:rPr>
          <w:rFonts w:ascii="Times New Roman" w:hAnsi="Times New Roman" w:cs="Times New Roman"/>
          <w:i w:val="0"/>
          <w:color w:val="auto"/>
          <w:sz w:val="24"/>
          <w:szCs w:val="24"/>
        </w:rPr>
        <w:t xml:space="preserve">Рисунок </w:t>
      </w:r>
      <w:r w:rsidR="0022540C" w:rsidRPr="00900D5D">
        <w:rPr>
          <w:rFonts w:ascii="Times New Roman" w:hAnsi="Times New Roman" w:cs="Times New Roman"/>
          <w:i w:val="0"/>
          <w:color w:val="auto"/>
          <w:sz w:val="24"/>
          <w:szCs w:val="24"/>
        </w:rPr>
        <w:fldChar w:fldCharType="begin"/>
      </w:r>
      <w:r w:rsidRPr="00900D5D">
        <w:rPr>
          <w:rFonts w:ascii="Times New Roman" w:hAnsi="Times New Roman" w:cs="Times New Roman"/>
          <w:i w:val="0"/>
          <w:color w:val="auto"/>
          <w:sz w:val="24"/>
          <w:szCs w:val="24"/>
        </w:rPr>
        <w:instrText xml:space="preserve"> SEQ Рисунок \* ARABIC </w:instrText>
      </w:r>
      <w:r w:rsidR="0022540C" w:rsidRPr="00900D5D">
        <w:rPr>
          <w:rFonts w:ascii="Times New Roman" w:hAnsi="Times New Roman" w:cs="Times New Roman"/>
          <w:i w:val="0"/>
          <w:color w:val="auto"/>
          <w:sz w:val="24"/>
          <w:szCs w:val="24"/>
        </w:rPr>
        <w:fldChar w:fldCharType="separate"/>
      </w:r>
      <w:r w:rsidR="007B7C05">
        <w:rPr>
          <w:rFonts w:ascii="Times New Roman" w:hAnsi="Times New Roman" w:cs="Times New Roman"/>
          <w:i w:val="0"/>
          <w:noProof/>
          <w:color w:val="auto"/>
          <w:sz w:val="24"/>
          <w:szCs w:val="24"/>
        </w:rPr>
        <w:t>2</w:t>
      </w:r>
      <w:r w:rsidR="0022540C" w:rsidRPr="00900D5D">
        <w:rPr>
          <w:rFonts w:ascii="Times New Roman" w:hAnsi="Times New Roman" w:cs="Times New Roman"/>
          <w:i w:val="0"/>
          <w:color w:val="auto"/>
          <w:sz w:val="24"/>
          <w:szCs w:val="24"/>
        </w:rPr>
        <w:fldChar w:fldCharType="end"/>
      </w:r>
      <w:bookmarkEnd w:id="81"/>
      <w:r w:rsidRPr="00900D5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Схема реализации подсистемы моделирования ПП «Кардиомодель»</w:t>
      </w:r>
    </w:p>
    <w:p w14:paraId="3C162655" w14:textId="77777777" w:rsidR="00FE124A" w:rsidRPr="00791990" w:rsidRDefault="00FE124A" w:rsidP="00FE124A">
      <w:pPr>
        <w:jc w:val="center"/>
      </w:pPr>
    </w:p>
    <w:p w14:paraId="38C95B5A" w14:textId="77777777" w:rsidR="00791990" w:rsidRDefault="002F0FDA" w:rsidP="009E7F5D">
      <w:pPr>
        <w:pStyle w:val="4"/>
      </w:pPr>
      <w:r w:rsidRPr="00791990">
        <w:t xml:space="preserve">Подсистема </w:t>
      </w:r>
      <w:r w:rsidR="009E7F5D" w:rsidRPr="009E7F5D">
        <w:t>математических моделей</w:t>
      </w:r>
    </w:p>
    <w:p w14:paraId="1FC268AF" w14:textId="77777777" w:rsidR="00556738" w:rsidRDefault="001C6F6A" w:rsidP="00791990">
      <w:r>
        <w:t xml:space="preserve">Подсистема математических моделей предназначена </w:t>
      </w:r>
      <w:r w:rsidR="00687D8D">
        <w:t xml:space="preserve">для </w:t>
      </w:r>
      <w:r w:rsidR="00DF39AB">
        <w:t xml:space="preserve">моделирования электрофизиологии сердца согласно </w:t>
      </w:r>
      <w:r w:rsidR="00020044">
        <w:t xml:space="preserve">уравнениям </w:t>
      </w:r>
      <w:r w:rsidR="00DF39AB">
        <w:t xml:space="preserve">бидоменной или монодоменной модели на одном временном шаге. </w:t>
      </w:r>
      <w:r w:rsidR="009248D9">
        <w:t>Эта подсистема связана с подсистемами моделирования и математических методов.</w:t>
      </w:r>
      <w:r w:rsidR="007B407B" w:rsidRPr="007B407B">
        <w:t xml:space="preserve"> </w:t>
      </w:r>
      <w:r w:rsidR="007B407B">
        <w:t>На каждом шаге по времени из подсистемы моделирования вызывается реализация расчетов из подсистемы</w:t>
      </w:r>
      <w:r w:rsidR="005C474B">
        <w:t xml:space="preserve"> математических моделей</w:t>
      </w:r>
      <w:r w:rsidR="007B407B">
        <w:t>, которая, в свою очередь, использует реализации из подсистемы математических методов.</w:t>
      </w:r>
    </w:p>
    <w:p w14:paraId="0036C504" w14:textId="77777777" w:rsidR="006A76F1" w:rsidRDefault="00D212A9" w:rsidP="00791990">
      <w:r>
        <w:t xml:space="preserve">Подсистема математических моделей реализована </w:t>
      </w:r>
      <w:r w:rsidR="00D37623">
        <w:t>на языке С++ и состоит из</w:t>
      </w:r>
      <w:r>
        <w:t xml:space="preserve"> абстрактных классов </w:t>
      </w:r>
      <w:r>
        <w:rPr>
          <w:lang w:val="en-US"/>
        </w:rPr>
        <w:t>Model</w:t>
      </w:r>
      <w:r w:rsidRPr="00D212A9">
        <w:t xml:space="preserve"> </w:t>
      </w:r>
      <w:r>
        <w:t xml:space="preserve">и </w:t>
      </w:r>
      <w:r>
        <w:rPr>
          <w:lang w:val="en-US"/>
        </w:rPr>
        <w:t>Cell</w:t>
      </w:r>
      <w:r>
        <w:t>, а также их классов-наследников (</w:t>
      </w:r>
      <w:r w:rsidR="0022540C">
        <w:fldChar w:fldCharType="begin"/>
      </w:r>
      <w:r>
        <w:instrText xml:space="preserve"> REF _Ref464573902 \h </w:instrText>
      </w:r>
      <w:r w:rsidR="0022540C">
        <w:fldChar w:fldCharType="separate"/>
      </w:r>
      <w:ins w:id="82" w:author="Артем Рыблов" w:date="2016-11-06T00:43:00Z">
        <w:r w:rsidR="007B7C05" w:rsidRPr="00900D5D">
          <w:rPr>
            <w:rFonts w:ascii="Times New Roman" w:hAnsi="Times New Roman" w:cs="Times New Roman"/>
            <w:szCs w:val="24"/>
          </w:rPr>
          <w:t xml:space="preserve">Рисунок </w:t>
        </w:r>
        <w:r w:rsidR="007B7C05">
          <w:rPr>
            <w:rFonts w:ascii="Times New Roman" w:hAnsi="Times New Roman" w:cs="Times New Roman"/>
            <w:i/>
            <w:noProof/>
            <w:szCs w:val="24"/>
          </w:rPr>
          <w:t>3</w:t>
        </w:r>
      </w:ins>
      <w:del w:id="83" w:author="Артем Рыблов" w:date="2016-11-06T00:43:00Z">
        <w:r w:rsidR="002E7C65" w:rsidRPr="00900D5D" w:rsidDel="007B7C05">
          <w:rPr>
            <w:rFonts w:ascii="Times New Roman" w:hAnsi="Times New Roman" w:cs="Times New Roman"/>
            <w:i/>
            <w:szCs w:val="24"/>
          </w:rPr>
          <w:delText xml:space="preserve">Рисунок </w:delText>
        </w:r>
        <w:r w:rsidR="002E7C65" w:rsidDel="007B7C05">
          <w:rPr>
            <w:rFonts w:ascii="Times New Roman" w:hAnsi="Times New Roman" w:cs="Times New Roman"/>
            <w:i/>
            <w:noProof/>
            <w:szCs w:val="24"/>
          </w:rPr>
          <w:delText>3</w:delText>
        </w:r>
      </w:del>
      <w:r w:rsidR="0022540C">
        <w:fldChar w:fldCharType="end"/>
      </w:r>
      <w:r>
        <w:t xml:space="preserve">). </w:t>
      </w:r>
    </w:p>
    <w:p w14:paraId="5030C9D9" w14:textId="77777777" w:rsidR="006A76F1" w:rsidRPr="00095F3D" w:rsidRDefault="004A3635" w:rsidP="00791990">
      <w:r w:rsidRPr="00E84342">
        <w:t xml:space="preserve">Класс </w:t>
      </w:r>
      <w:r w:rsidRPr="00E84342">
        <w:rPr>
          <w:lang w:val="en-US"/>
        </w:rPr>
        <w:t>Model</w:t>
      </w:r>
      <w:r w:rsidRPr="00E84342">
        <w:t xml:space="preserve"> </w:t>
      </w:r>
      <w:r w:rsidR="00E84342" w:rsidRPr="00E84342">
        <w:t xml:space="preserve">представляет собой абстрактное </w:t>
      </w:r>
      <w:r w:rsidR="00E84342">
        <w:t xml:space="preserve">описание решения уравнений модели. В настоящий момент реализованы его классы-наследники </w:t>
      </w:r>
      <w:r w:rsidR="00E84342">
        <w:rPr>
          <w:lang w:val="en-US"/>
        </w:rPr>
        <w:t>Bidomain</w:t>
      </w:r>
      <w:r w:rsidR="00E84342" w:rsidRPr="00E84342">
        <w:t xml:space="preserve"> </w:t>
      </w:r>
      <w:r w:rsidR="00E84342">
        <w:t xml:space="preserve">и </w:t>
      </w:r>
      <w:r w:rsidR="00E84342">
        <w:rPr>
          <w:lang w:val="en-US"/>
        </w:rPr>
        <w:t>Monodomain</w:t>
      </w:r>
      <w:r w:rsidR="00E84342">
        <w:t xml:space="preserve">, которые </w:t>
      </w:r>
      <w:r w:rsidR="00E84342">
        <w:lastRenderedPageBreak/>
        <w:t xml:space="preserve">содержат </w:t>
      </w:r>
      <w:r w:rsidR="00961D10" w:rsidRPr="00E84342">
        <w:t>реализацию метода разделения операторов Странга</w:t>
      </w:r>
      <w:r w:rsidR="00E84342" w:rsidRPr="00E84342">
        <w:t xml:space="preserve"> для бидоменной и монодоменной моделей соответственно</w:t>
      </w:r>
      <w:r w:rsidR="00961D10" w:rsidRPr="00E84342">
        <w:t>.</w:t>
      </w:r>
      <w:r>
        <w:t xml:space="preserve"> </w:t>
      </w:r>
      <w:r w:rsidR="009F0DD0">
        <w:t xml:space="preserve">Объект данного класса </w:t>
      </w:r>
      <w:r w:rsidR="004C5DFD">
        <w:t xml:space="preserve">хранится в виде поля класса </w:t>
      </w:r>
      <w:r w:rsidR="004C5DFD">
        <w:rPr>
          <w:lang w:val="en-US"/>
        </w:rPr>
        <w:t>Simulation</w:t>
      </w:r>
      <w:r w:rsidR="004C5DFD">
        <w:t xml:space="preserve">. </w:t>
      </w:r>
    </w:p>
    <w:p w14:paraId="7ABC67CA" w14:textId="77777777" w:rsidR="00791990" w:rsidRPr="00486960" w:rsidRDefault="004A3635" w:rsidP="00791990">
      <w:r>
        <w:t xml:space="preserve">Класс </w:t>
      </w:r>
      <w:r>
        <w:rPr>
          <w:lang w:val="en-US"/>
        </w:rPr>
        <w:t>Cell</w:t>
      </w:r>
      <w:r w:rsidRPr="00602BFA">
        <w:t xml:space="preserve"> </w:t>
      </w:r>
      <w:r w:rsidR="00602BFA">
        <w:t>представляет собой абстрактное описание</w:t>
      </w:r>
      <w:r>
        <w:t xml:space="preserve"> </w:t>
      </w:r>
      <w:r w:rsidR="005F548E">
        <w:t xml:space="preserve">интерфейса </w:t>
      </w:r>
      <w:r>
        <w:t>модел</w:t>
      </w:r>
      <w:r w:rsidR="00602BFA">
        <w:t>и</w:t>
      </w:r>
      <w:r>
        <w:t xml:space="preserve"> динамики сердечных клеток</w:t>
      </w:r>
      <w:r w:rsidR="00BF43A5">
        <w:t xml:space="preserve">. В настоящий момент реализованы </w:t>
      </w:r>
      <w:r w:rsidR="005F548E">
        <w:t xml:space="preserve">его </w:t>
      </w:r>
      <w:r w:rsidR="00BF43A5">
        <w:t xml:space="preserve">классы-наследники </w:t>
      </w:r>
      <w:r w:rsidR="00BF43A5">
        <w:rPr>
          <w:lang w:val="en-US"/>
        </w:rPr>
        <w:t>Luo</w:t>
      </w:r>
      <w:r w:rsidR="00BF43A5" w:rsidRPr="00BF43A5">
        <w:t>_</w:t>
      </w:r>
      <w:r w:rsidR="00BF43A5">
        <w:rPr>
          <w:lang w:val="en-US"/>
        </w:rPr>
        <w:t>Rudy</w:t>
      </w:r>
      <w:r w:rsidR="00BF43A5" w:rsidRPr="00BF43A5">
        <w:t xml:space="preserve"> </w:t>
      </w:r>
      <w:r w:rsidR="005A3CC1">
        <w:t xml:space="preserve">(модель Луо-Руди 1991 </w:t>
      </w:r>
      <w:r w:rsidR="00BE4342" w:rsidRPr="00BE4342">
        <w:t>[</w:t>
      </w:r>
      <w:r w:rsidR="0022540C">
        <w:fldChar w:fldCharType="begin"/>
      </w:r>
      <w:r w:rsidR="00BE4342">
        <w:instrText xml:space="preserve"> REF _Ref464583001 \r \h </w:instrText>
      </w:r>
      <w:r w:rsidR="0022540C">
        <w:fldChar w:fldCharType="separate"/>
      </w:r>
      <w:ins w:id="84" w:author="Артем Рыблов" w:date="2016-11-06T00:43:00Z">
        <w:r w:rsidR="007B7C05">
          <w:t>11</w:t>
        </w:r>
      </w:ins>
      <w:del w:id="85" w:author="Артем Рыблов" w:date="2016-11-06T00:43:00Z">
        <w:r w:rsidR="00BE4342" w:rsidDel="007B7C05">
          <w:delText>12</w:delText>
        </w:r>
      </w:del>
      <w:r w:rsidR="0022540C">
        <w:fldChar w:fldCharType="end"/>
      </w:r>
      <w:r w:rsidR="00BE4342" w:rsidRPr="00BE4342">
        <w:t xml:space="preserve">] </w:t>
      </w:r>
      <w:r w:rsidR="005A3CC1">
        <w:t xml:space="preserve">из </w:t>
      </w:r>
      <w:r w:rsidR="00A6709E">
        <w:t>библиотеки</w:t>
      </w:r>
      <w:r w:rsidR="005A3CC1">
        <w:t xml:space="preserve"> </w:t>
      </w:r>
      <w:r w:rsidR="005A3CC1">
        <w:rPr>
          <w:lang w:val="en-US"/>
        </w:rPr>
        <w:t>CellML</w:t>
      </w:r>
      <w:r w:rsidR="005A3CC1">
        <w:t xml:space="preserve">) </w:t>
      </w:r>
      <w:r w:rsidR="00BF43A5">
        <w:t xml:space="preserve">и </w:t>
      </w:r>
      <w:r w:rsidR="00BF43A5">
        <w:rPr>
          <w:lang w:val="en-US"/>
        </w:rPr>
        <w:t>TestCell</w:t>
      </w:r>
      <w:r w:rsidR="005A3CC1">
        <w:t xml:space="preserve"> (</w:t>
      </w:r>
      <w:r w:rsidR="00BF43A5">
        <w:t xml:space="preserve">тестовая модель клетки, предложенная в </w:t>
      </w:r>
      <w:r w:rsidR="00BF43A5" w:rsidRPr="00BF43A5">
        <w:t>[</w:t>
      </w:r>
      <w:r w:rsidR="0022540C">
        <w:fldChar w:fldCharType="begin"/>
      </w:r>
      <w:r w:rsidR="005F548E">
        <w:instrText xml:space="preserve"> REF _Ref457410478 \n \h </w:instrText>
      </w:r>
      <w:r w:rsidR="0022540C">
        <w:fldChar w:fldCharType="separate"/>
      </w:r>
      <w:r w:rsidR="007B7C05">
        <w:t>12</w:t>
      </w:r>
      <w:r w:rsidR="0022540C">
        <w:fldChar w:fldCharType="end"/>
      </w:r>
      <w:r w:rsidR="00BF43A5" w:rsidRPr="00BF43A5">
        <w:t>]</w:t>
      </w:r>
      <w:r w:rsidR="005A3CC1">
        <w:t>)</w:t>
      </w:r>
      <w:r w:rsidR="00BF43A5">
        <w:t xml:space="preserve">. </w:t>
      </w:r>
      <w:r w:rsidR="00C016EB">
        <w:t xml:space="preserve">Объекты этих классов создаются в подсистеме моделирования </w:t>
      </w:r>
      <w:r w:rsidR="00C9383A">
        <w:t xml:space="preserve">объектом </w:t>
      </w:r>
      <w:r w:rsidR="00C016EB">
        <w:t>класс</w:t>
      </w:r>
      <w:r w:rsidR="00C9383A">
        <w:t>а</w:t>
      </w:r>
      <w:r w:rsidR="00C016EB">
        <w:t xml:space="preserve"> </w:t>
      </w:r>
      <w:r w:rsidR="00C016EB">
        <w:rPr>
          <w:lang w:val="en-US"/>
        </w:rPr>
        <w:t>Simulation</w:t>
      </w:r>
      <w:r w:rsidR="00C016EB">
        <w:t xml:space="preserve"> и хранятся в поле класса </w:t>
      </w:r>
      <w:r w:rsidR="00C016EB">
        <w:rPr>
          <w:lang w:val="en-US"/>
        </w:rPr>
        <w:t>SimulationData</w:t>
      </w:r>
      <w:r w:rsidR="00C016EB" w:rsidRPr="0040461C">
        <w:t>.</w:t>
      </w:r>
      <w:r w:rsidR="00116B93">
        <w:t xml:space="preserve"> </w:t>
      </w:r>
      <w:r w:rsidR="00486960">
        <w:t xml:space="preserve"> </w:t>
      </w:r>
    </w:p>
    <w:p w14:paraId="28E6B66E" w14:textId="77777777" w:rsidR="00BA1473" w:rsidRDefault="002418BE" w:rsidP="00BA1473">
      <w:pPr>
        <w:ind w:firstLine="0"/>
      </w:pPr>
      <w:r>
        <w:rPr>
          <w:noProof/>
          <w:lang w:eastAsia="ru-RU"/>
        </w:rPr>
        <w:drawing>
          <wp:inline distT="0" distB="0" distL="0" distR="0" wp14:anchorId="7C4F8A64" wp14:editId="127D2B0C">
            <wp:extent cx="6333744" cy="236524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escription.jpg"/>
                    <pic:cNvPicPr/>
                  </pic:nvPicPr>
                  <pic:blipFill rotWithShape="1">
                    <a:blip r:embed="rId16" cstate="print">
                      <a:extLst>
                        <a:ext uri="{28A0092B-C50C-407E-A947-70E740481C1C}">
                          <a14:useLocalDpi xmlns:a14="http://schemas.microsoft.com/office/drawing/2010/main" val="0"/>
                        </a:ext>
                      </a:extLst>
                    </a:blip>
                    <a:srcRect r="2258" b="6504"/>
                    <a:stretch/>
                  </pic:blipFill>
                  <pic:spPr bwMode="auto">
                    <a:xfrm>
                      <a:off x="0" y="0"/>
                      <a:ext cx="6333868" cy="2365294"/>
                    </a:xfrm>
                    <a:prstGeom prst="rect">
                      <a:avLst/>
                    </a:prstGeom>
                    <a:ln>
                      <a:noFill/>
                    </a:ln>
                    <a:extLst>
                      <a:ext uri="{53640926-AAD7-44D8-BBD7-CCE9431645EC}">
                        <a14:shadowObscured xmlns:a14="http://schemas.microsoft.com/office/drawing/2010/main"/>
                      </a:ext>
                    </a:extLst>
                  </pic:spPr>
                </pic:pic>
              </a:graphicData>
            </a:graphic>
          </wp:inline>
        </w:drawing>
      </w:r>
    </w:p>
    <w:p w14:paraId="35F17227" w14:textId="77777777" w:rsidR="005953B5" w:rsidRDefault="005953B5" w:rsidP="005953B5">
      <w:pPr>
        <w:pStyle w:val="af2"/>
        <w:ind w:left="360"/>
        <w:jc w:val="center"/>
        <w:rPr>
          <w:rFonts w:ascii="Times New Roman" w:hAnsi="Times New Roman" w:cs="Times New Roman"/>
          <w:i w:val="0"/>
          <w:color w:val="auto"/>
          <w:sz w:val="24"/>
          <w:szCs w:val="24"/>
        </w:rPr>
      </w:pPr>
      <w:bookmarkStart w:id="86" w:name="_Ref464573902"/>
      <w:r w:rsidRPr="00900D5D">
        <w:rPr>
          <w:rFonts w:ascii="Times New Roman" w:hAnsi="Times New Roman" w:cs="Times New Roman"/>
          <w:i w:val="0"/>
          <w:color w:val="auto"/>
          <w:sz w:val="24"/>
          <w:szCs w:val="24"/>
        </w:rPr>
        <w:t xml:space="preserve">Рисунок </w:t>
      </w:r>
      <w:r w:rsidR="0022540C" w:rsidRPr="00900D5D">
        <w:rPr>
          <w:rFonts w:ascii="Times New Roman" w:hAnsi="Times New Roman" w:cs="Times New Roman"/>
          <w:i w:val="0"/>
          <w:color w:val="auto"/>
          <w:sz w:val="24"/>
          <w:szCs w:val="24"/>
        </w:rPr>
        <w:fldChar w:fldCharType="begin"/>
      </w:r>
      <w:r w:rsidRPr="00900D5D">
        <w:rPr>
          <w:rFonts w:ascii="Times New Roman" w:hAnsi="Times New Roman" w:cs="Times New Roman"/>
          <w:i w:val="0"/>
          <w:color w:val="auto"/>
          <w:sz w:val="24"/>
          <w:szCs w:val="24"/>
        </w:rPr>
        <w:instrText xml:space="preserve"> SEQ Рисунок \* ARABIC </w:instrText>
      </w:r>
      <w:r w:rsidR="0022540C" w:rsidRPr="00900D5D">
        <w:rPr>
          <w:rFonts w:ascii="Times New Roman" w:hAnsi="Times New Roman" w:cs="Times New Roman"/>
          <w:i w:val="0"/>
          <w:color w:val="auto"/>
          <w:sz w:val="24"/>
          <w:szCs w:val="24"/>
        </w:rPr>
        <w:fldChar w:fldCharType="separate"/>
      </w:r>
      <w:r w:rsidR="007B7C05">
        <w:rPr>
          <w:rFonts w:ascii="Times New Roman" w:hAnsi="Times New Roman" w:cs="Times New Roman"/>
          <w:i w:val="0"/>
          <w:noProof/>
          <w:color w:val="auto"/>
          <w:sz w:val="24"/>
          <w:szCs w:val="24"/>
        </w:rPr>
        <w:t>3</w:t>
      </w:r>
      <w:r w:rsidR="0022540C" w:rsidRPr="00900D5D">
        <w:rPr>
          <w:rFonts w:ascii="Times New Roman" w:hAnsi="Times New Roman" w:cs="Times New Roman"/>
          <w:i w:val="0"/>
          <w:color w:val="auto"/>
          <w:sz w:val="24"/>
          <w:szCs w:val="24"/>
        </w:rPr>
        <w:fldChar w:fldCharType="end"/>
      </w:r>
      <w:bookmarkEnd w:id="86"/>
      <w:r w:rsidRPr="00900D5D">
        <w:rPr>
          <w:rFonts w:ascii="Times New Roman" w:hAnsi="Times New Roman" w:cs="Times New Roman"/>
          <w:i w:val="0"/>
          <w:color w:val="auto"/>
          <w:sz w:val="24"/>
          <w:szCs w:val="24"/>
        </w:rPr>
        <w:t xml:space="preserve"> </w:t>
      </w:r>
      <w:r w:rsidR="00FE124A">
        <w:rPr>
          <w:rFonts w:ascii="Times New Roman" w:hAnsi="Times New Roman" w:cs="Times New Roman"/>
          <w:i w:val="0"/>
          <w:color w:val="auto"/>
          <w:sz w:val="24"/>
          <w:szCs w:val="24"/>
        </w:rPr>
        <w:t>Схема реализации</w:t>
      </w:r>
      <w:r>
        <w:rPr>
          <w:rFonts w:ascii="Times New Roman" w:hAnsi="Times New Roman" w:cs="Times New Roman"/>
          <w:i w:val="0"/>
          <w:color w:val="auto"/>
          <w:sz w:val="24"/>
          <w:szCs w:val="24"/>
        </w:rPr>
        <w:t xml:space="preserve"> </w:t>
      </w:r>
      <w:r w:rsidR="00A71474">
        <w:rPr>
          <w:rFonts w:ascii="Times New Roman" w:hAnsi="Times New Roman" w:cs="Times New Roman"/>
          <w:i w:val="0"/>
          <w:color w:val="auto"/>
          <w:sz w:val="24"/>
          <w:szCs w:val="24"/>
        </w:rPr>
        <w:t xml:space="preserve">подсистемы </w:t>
      </w:r>
      <w:r w:rsidR="002D50E7">
        <w:rPr>
          <w:rFonts w:ascii="Times New Roman" w:hAnsi="Times New Roman" w:cs="Times New Roman"/>
          <w:i w:val="0"/>
          <w:color w:val="auto"/>
          <w:sz w:val="24"/>
          <w:szCs w:val="24"/>
        </w:rPr>
        <w:t>математических моделей</w:t>
      </w:r>
      <w:r w:rsidR="00A71474">
        <w:rPr>
          <w:rFonts w:ascii="Times New Roman" w:hAnsi="Times New Roman" w:cs="Times New Roman"/>
          <w:i w:val="0"/>
          <w:color w:val="auto"/>
          <w:sz w:val="24"/>
          <w:szCs w:val="24"/>
        </w:rPr>
        <w:t xml:space="preserve"> ПП «Кардиомодель»</w:t>
      </w:r>
    </w:p>
    <w:p w14:paraId="0AB513FE" w14:textId="77777777" w:rsidR="00BA1473" w:rsidRPr="00791990" w:rsidRDefault="00BA1473" w:rsidP="00791990"/>
    <w:p w14:paraId="5FCCB83C" w14:textId="77777777" w:rsidR="002F0FDA" w:rsidRPr="00791990" w:rsidRDefault="002F0FDA" w:rsidP="00791990">
      <w:pPr>
        <w:pStyle w:val="4"/>
      </w:pPr>
      <w:r w:rsidRPr="00791990">
        <w:t xml:space="preserve">Подсистема математических методов </w:t>
      </w:r>
    </w:p>
    <w:p w14:paraId="4BC4C225" w14:textId="77777777" w:rsidR="00C224A6" w:rsidRPr="00B35146" w:rsidRDefault="00C224A6" w:rsidP="006866A7">
      <w:r>
        <w:t xml:space="preserve">Подсистема математических методов предназначена для реализации </w:t>
      </w:r>
      <w:r w:rsidR="000313EB">
        <w:t xml:space="preserve">вспомогательных </w:t>
      </w:r>
      <w:r>
        <w:t>методов</w:t>
      </w:r>
      <w:r w:rsidR="000313EB">
        <w:t>, используемых</w:t>
      </w:r>
      <w:r>
        <w:t xml:space="preserve"> подсист</w:t>
      </w:r>
      <w:r w:rsidR="00BB168E">
        <w:t xml:space="preserve">емой математических моделей </w:t>
      </w:r>
      <w:r w:rsidR="00B35146">
        <w:t>при реализации алгоритмов</w:t>
      </w:r>
      <w:r w:rsidR="000313EB">
        <w:t>.</w:t>
      </w:r>
      <w:r w:rsidR="004532FC">
        <w:t xml:space="preserve"> </w:t>
      </w:r>
      <w:r w:rsidR="00A36098">
        <w:t>Она</w:t>
      </w:r>
      <w:r w:rsidR="0070484B">
        <w:t xml:space="preserve"> позволяет </w:t>
      </w:r>
      <w:r w:rsidR="00613752">
        <w:t>реш</w:t>
      </w:r>
      <w:r w:rsidR="0070484B">
        <w:t>ать</w:t>
      </w:r>
      <w:r w:rsidR="00613752">
        <w:t xml:space="preserve"> систем</w:t>
      </w:r>
      <w:r w:rsidR="0070484B">
        <w:t>ы</w:t>
      </w:r>
      <w:r w:rsidR="00613752">
        <w:t xml:space="preserve"> линейных уравнений, </w:t>
      </w:r>
      <w:r w:rsidR="001A3078">
        <w:t>систем</w:t>
      </w:r>
      <w:r w:rsidR="005C474B">
        <w:t>ы</w:t>
      </w:r>
      <w:r w:rsidR="001A3078">
        <w:t xml:space="preserve"> </w:t>
      </w:r>
      <w:r w:rsidR="00613752">
        <w:t xml:space="preserve">ОДУ, </w:t>
      </w:r>
      <w:r w:rsidR="005C474B">
        <w:t xml:space="preserve">а также </w:t>
      </w:r>
      <w:r w:rsidR="00986CE9">
        <w:t xml:space="preserve">дифференциальные уравнения в частных производных </w:t>
      </w:r>
      <w:r w:rsidR="00613752">
        <w:t>метод</w:t>
      </w:r>
      <w:r w:rsidR="00E1162A">
        <w:t>ом</w:t>
      </w:r>
      <w:r w:rsidR="00613752">
        <w:t xml:space="preserve"> конечных элементов</w:t>
      </w:r>
      <w:r w:rsidR="00E1162A">
        <w:t>.</w:t>
      </w:r>
      <w:r w:rsidR="00B35146">
        <w:t xml:space="preserve"> </w:t>
      </w:r>
    </w:p>
    <w:p w14:paraId="5658D1F1" w14:textId="77777777" w:rsidR="00C224A6" w:rsidRPr="00B150D8" w:rsidRDefault="00B150D8" w:rsidP="006866A7">
      <w:r>
        <w:t xml:space="preserve">Подсистема математических методов реализована на языке С++ и состоит из классов </w:t>
      </w:r>
      <w:r>
        <w:rPr>
          <w:lang w:val="en-US"/>
        </w:rPr>
        <w:t>ODESolver</w:t>
      </w:r>
      <w:r w:rsidRPr="00B150D8">
        <w:t xml:space="preserve">, </w:t>
      </w:r>
      <w:r>
        <w:rPr>
          <w:lang w:val="en-US"/>
        </w:rPr>
        <w:t>SLAESolver</w:t>
      </w:r>
      <w:r w:rsidRPr="00B150D8">
        <w:t xml:space="preserve">, </w:t>
      </w:r>
      <w:r>
        <w:rPr>
          <w:lang w:val="en-US"/>
        </w:rPr>
        <w:t>Mesh</w:t>
      </w:r>
      <w:r w:rsidRPr="00B150D8">
        <w:t xml:space="preserve">, </w:t>
      </w:r>
      <w:r>
        <w:rPr>
          <w:lang w:val="en-US"/>
        </w:rPr>
        <w:t>FEMAssembler</w:t>
      </w:r>
      <w:r w:rsidRPr="00B150D8">
        <w:t xml:space="preserve">, </w:t>
      </w:r>
      <w:r>
        <w:rPr>
          <w:lang w:val="en-US"/>
        </w:rPr>
        <w:t>FEMData</w:t>
      </w:r>
      <w:r w:rsidRPr="00B150D8">
        <w:t xml:space="preserve"> </w:t>
      </w:r>
      <w:r>
        <w:t xml:space="preserve">и их наследников </w:t>
      </w:r>
      <w:r w:rsidRPr="00B150D8">
        <w:t>(</w:t>
      </w:r>
      <w:r w:rsidR="0022540C">
        <w:fldChar w:fldCharType="begin"/>
      </w:r>
      <w:r w:rsidR="00CE2FE3">
        <w:instrText xml:space="preserve"> REF _Ref461289094 \h </w:instrText>
      </w:r>
      <w:r w:rsidR="0022540C">
        <w:fldChar w:fldCharType="separate"/>
      </w:r>
      <w:ins w:id="87" w:author="Артем Рыблов" w:date="2016-11-06T00:43:00Z">
        <w:r w:rsidR="007B7C05" w:rsidRPr="00900D5D">
          <w:rPr>
            <w:rFonts w:ascii="Times New Roman" w:hAnsi="Times New Roman" w:cs="Times New Roman"/>
            <w:szCs w:val="24"/>
          </w:rPr>
          <w:t xml:space="preserve">Рисунок </w:t>
        </w:r>
        <w:r w:rsidR="007B7C05">
          <w:rPr>
            <w:rFonts w:ascii="Times New Roman" w:hAnsi="Times New Roman" w:cs="Times New Roman"/>
            <w:i/>
            <w:noProof/>
            <w:szCs w:val="24"/>
          </w:rPr>
          <w:t>1</w:t>
        </w:r>
      </w:ins>
      <w:del w:id="88" w:author="Артем Рыблов" w:date="2016-11-06T00:43:00Z">
        <w:r w:rsidR="002E7C65" w:rsidRPr="00900D5D" w:rsidDel="007B7C05">
          <w:rPr>
            <w:rFonts w:ascii="Times New Roman" w:hAnsi="Times New Roman" w:cs="Times New Roman"/>
            <w:i/>
            <w:szCs w:val="24"/>
          </w:rPr>
          <w:delText xml:space="preserve">Рисунок </w:delText>
        </w:r>
        <w:r w:rsidR="002E7C65" w:rsidDel="007B7C05">
          <w:rPr>
            <w:rFonts w:ascii="Times New Roman" w:hAnsi="Times New Roman" w:cs="Times New Roman"/>
            <w:i/>
            <w:noProof/>
            <w:szCs w:val="24"/>
          </w:rPr>
          <w:delText>1</w:delText>
        </w:r>
      </w:del>
      <w:r w:rsidR="0022540C">
        <w:fldChar w:fldCharType="end"/>
      </w:r>
      <w:r w:rsidRPr="00B150D8">
        <w:t>).</w:t>
      </w:r>
    </w:p>
    <w:p w14:paraId="287AF5DA" w14:textId="77777777" w:rsidR="0063389A" w:rsidRDefault="0063389A" w:rsidP="0063389A">
      <w:r>
        <w:t xml:space="preserve">Класс </w:t>
      </w:r>
      <w:r>
        <w:rPr>
          <w:lang w:val="en-US"/>
        </w:rPr>
        <w:t>Mesh</w:t>
      </w:r>
      <w:r w:rsidRPr="004A48E9">
        <w:t xml:space="preserve"> </w:t>
      </w:r>
      <w:r>
        <w:t xml:space="preserve">предназначен для хранения структуры расчетной сетки и выполнения операций над ней (в частности, сохранение сетки в формате </w:t>
      </w:r>
      <w:r>
        <w:rPr>
          <w:lang w:val="en-US"/>
        </w:rPr>
        <w:t>VTU</w:t>
      </w:r>
      <w:r w:rsidRPr="00E70784">
        <w:t>)</w:t>
      </w:r>
      <w:r>
        <w:t xml:space="preserve">. </w:t>
      </w:r>
    </w:p>
    <w:p w14:paraId="103663DF" w14:textId="77777777" w:rsidR="0063389A" w:rsidRPr="0063389A" w:rsidRDefault="0063389A" w:rsidP="0063389A">
      <w:r>
        <w:t xml:space="preserve">Класс </w:t>
      </w:r>
      <w:r>
        <w:rPr>
          <w:lang w:val="en-US"/>
        </w:rPr>
        <w:t>FEMAssembler</w:t>
      </w:r>
      <w:r w:rsidRPr="00190327">
        <w:t xml:space="preserve"> </w:t>
      </w:r>
      <w:r>
        <w:t>предназначен для построения матриц масс и жесткости, возникающих при решении ДУвЧП методом конечных элементов</w:t>
      </w:r>
      <w:r w:rsidR="00F7677A">
        <w:t xml:space="preserve">, по объекту класса </w:t>
      </w:r>
      <w:r w:rsidR="00F7677A">
        <w:rPr>
          <w:lang w:val="en-US"/>
        </w:rPr>
        <w:t>Mesh</w:t>
      </w:r>
      <w:r>
        <w:t xml:space="preserve">. Сконструированные матрицы хранятся в виде полей класса </w:t>
      </w:r>
      <w:r>
        <w:rPr>
          <w:lang w:val="en-US"/>
        </w:rPr>
        <w:t>FEMData</w:t>
      </w:r>
      <w:r w:rsidR="00D06596">
        <w:t xml:space="preserve"> и передаются в решатели СЛАУ</w:t>
      </w:r>
      <w:r>
        <w:t>. При запуске программы н</w:t>
      </w:r>
      <w:r w:rsidR="00F7677A">
        <w:t>а системах</w:t>
      </w:r>
      <w:r>
        <w:t xml:space="preserve"> с распределенной памятью класс </w:t>
      </w:r>
      <w:r>
        <w:rPr>
          <w:lang w:val="en-US"/>
        </w:rPr>
        <w:t>FEMAssembler</w:t>
      </w:r>
      <w:r w:rsidRPr="0063389A">
        <w:t xml:space="preserve"> </w:t>
      </w:r>
      <w:r>
        <w:t xml:space="preserve">также выполняет </w:t>
      </w:r>
      <w:r w:rsidR="00D06596">
        <w:t>пере</w:t>
      </w:r>
      <w:r>
        <w:t xml:space="preserve">распределение сетки и матриц по узлам вычислительной системы с помощью библиотеки </w:t>
      </w:r>
      <w:r>
        <w:rPr>
          <w:lang w:val="en-US"/>
        </w:rPr>
        <w:t>ParMETIS</w:t>
      </w:r>
      <w:r>
        <w:t xml:space="preserve">. </w:t>
      </w:r>
    </w:p>
    <w:p w14:paraId="11A213EB" w14:textId="77777777" w:rsidR="005633C1" w:rsidRDefault="001A3078" w:rsidP="00791990">
      <w:r>
        <w:lastRenderedPageBreak/>
        <w:t xml:space="preserve">Класс </w:t>
      </w:r>
      <w:r>
        <w:rPr>
          <w:lang w:val="en-US"/>
        </w:rPr>
        <w:t>ODESolver</w:t>
      </w:r>
      <w:r>
        <w:t xml:space="preserve"> является абстрактным описанием интерфейса решателя систем ОДУ. Его класс-наследник </w:t>
      </w:r>
      <w:r w:rsidRPr="001A3078">
        <w:t>RungeKutta4</w:t>
      </w:r>
      <w:r>
        <w:t xml:space="preserve"> выполняет решение </w:t>
      </w:r>
      <w:r w:rsidR="00F05263">
        <w:t>таких систем м</w:t>
      </w:r>
      <w:r>
        <w:t xml:space="preserve">етодом Рунге-Кутта 4го порядка. </w:t>
      </w:r>
    </w:p>
    <w:p w14:paraId="11E2D0CD" w14:textId="77777777" w:rsidR="00791990" w:rsidRDefault="005633C1" w:rsidP="00791990">
      <w:r>
        <w:t xml:space="preserve">Класс </w:t>
      </w:r>
      <w:r>
        <w:rPr>
          <w:lang w:val="en-US"/>
        </w:rPr>
        <w:t>SLAESolver</w:t>
      </w:r>
      <w:r w:rsidRPr="005633C1">
        <w:t xml:space="preserve"> </w:t>
      </w:r>
      <w:r>
        <w:t xml:space="preserve">является абстрактным описанием интерфейса решателя СЛАУ вида </w:t>
      </w:r>
      <w:r>
        <w:rPr>
          <w:lang w:val="en-US"/>
        </w:rPr>
        <w:t>Ax</w:t>
      </w:r>
      <w:r w:rsidRPr="005633C1">
        <w:t>=</w:t>
      </w:r>
      <w:r>
        <w:rPr>
          <w:lang w:val="en-US"/>
        </w:rPr>
        <w:t>By</w:t>
      </w:r>
      <w:r w:rsidRPr="005633C1">
        <w:t xml:space="preserve">, </w:t>
      </w:r>
      <w:r>
        <w:t xml:space="preserve">где известен либо вектор </w:t>
      </w:r>
      <w:r>
        <w:rPr>
          <w:lang w:val="en-US"/>
        </w:rPr>
        <w:t>x</w:t>
      </w:r>
      <w:r w:rsidRPr="005633C1">
        <w:t xml:space="preserve">, </w:t>
      </w:r>
      <w:r>
        <w:t xml:space="preserve">либо вектор </w:t>
      </w:r>
      <w:r>
        <w:rPr>
          <w:lang w:val="en-US"/>
        </w:rPr>
        <w:t>y</w:t>
      </w:r>
      <w:r w:rsidR="00190327">
        <w:t>, и необходимо найти другой вектор</w:t>
      </w:r>
      <w:r w:rsidRPr="005633C1">
        <w:t xml:space="preserve">. </w:t>
      </w:r>
      <w:r w:rsidR="004A3374">
        <w:t>Его к</w:t>
      </w:r>
      <w:r w:rsidR="007413EF">
        <w:t xml:space="preserve">ласс-наследник </w:t>
      </w:r>
      <w:r w:rsidR="007413EF">
        <w:rPr>
          <w:lang w:val="en-US"/>
        </w:rPr>
        <w:t>PetscSLAESolver</w:t>
      </w:r>
      <w:r w:rsidR="007413EF" w:rsidRPr="007413EF">
        <w:t xml:space="preserve"> </w:t>
      </w:r>
      <w:r w:rsidR="007413EF">
        <w:t xml:space="preserve">реализует решение систем средствами библиотеки </w:t>
      </w:r>
      <w:r w:rsidR="007413EF">
        <w:rPr>
          <w:lang w:val="en-US"/>
        </w:rPr>
        <w:t>PETSc</w:t>
      </w:r>
      <w:r w:rsidR="007413EF" w:rsidRPr="007413EF">
        <w:t>.</w:t>
      </w:r>
      <w:r w:rsidR="00841010">
        <w:t xml:space="preserve"> Эта библиотека позволяет решать СЛАУ на кластерных систем</w:t>
      </w:r>
      <w:r w:rsidR="004A3374">
        <w:t>ах</w:t>
      </w:r>
      <w:r w:rsidR="00841010">
        <w:t xml:space="preserve"> с распределенной памятью.</w:t>
      </w:r>
      <w:r w:rsidR="007413EF" w:rsidRPr="004F002F">
        <w:t xml:space="preserve"> </w:t>
      </w:r>
      <w:r w:rsidR="004F002F">
        <w:t xml:space="preserve">Класс </w:t>
      </w:r>
      <w:r w:rsidR="004F002F">
        <w:rPr>
          <w:lang w:val="en-US"/>
        </w:rPr>
        <w:t>LumpedMassDiffusionSolver</w:t>
      </w:r>
      <w:r w:rsidR="004F002F" w:rsidRPr="00190327">
        <w:t xml:space="preserve"> </w:t>
      </w:r>
      <w:r w:rsidR="004F002F">
        <w:t>реализует решение СЛАУ</w:t>
      </w:r>
      <w:r w:rsidR="00615CC7">
        <w:t xml:space="preserve"> для приближенного моделирования</w:t>
      </w:r>
      <w:r w:rsidR="004F002F">
        <w:t>.</w:t>
      </w:r>
      <w:r w:rsidR="001A3078">
        <w:t xml:space="preserve"> </w:t>
      </w:r>
    </w:p>
    <w:p w14:paraId="45710550" w14:textId="77777777" w:rsidR="00190327" w:rsidRPr="00190327" w:rsidRDefault="004D0F50" w:rsidP="00791990">
      <w:r>
        <w:t xml:space="preserve">Объекты-наследники классов </w:t>
      </w:r>
      <w:r>
        <w:rPr>
          <w:lang w:val="en-US"/>
        </w:rPr>
        <w:t>ODESolver</w:t>
      </w:r>
      <w:r w:rsidRPr="004D0F50">
        <w:t xml:space="preserve"> </w:t>
      </w:r>
      <w:r>
        <w:t xml:space="preserve">и </w:t>
      </w:r>
      <w:r>
        <w:rPr>
          <w:lang w:val="en-US"/>
        </w:rPr>
        <w:t>SLAESolver</w:t>
      </w:r>
      <w:r w:rsidR="007E025B">
        <w:t xml:space="preserve"> </w:t>
      </w:r>
      <w:r w:rsidR="00C35B46">
        <w:t>создаются и используются классами-наследниками</w:t>
      </w:r>
      <w:r w:rsidR="007E025B">
        <w:t xml:space="preserve"> </w:t>
      </w:r>
      <w:r w:rsidR="007E025B">
        <w:rPr>
          <w:lang w:val="en-US"/>
        </w:rPr>
        <w:t>Model</w:t>
      </w:r>
      <w:r w:rsidR="00313E06">
        <w:t xml:space="preserve"> (подсистема математических моделей). </w:t>
      </w:r>
    </w:p>
    <w:p w14:paraId="1BE5BAC9" w14:textId="77777777" w:rsidR="00B55B0D" w:rsidRDefault="006333A0" w:rsidP="00B55B0D">
      <w:pPr>
        <w:ind w:firstLine="0"/>
      </w:pPr>
      <w:r>
        <w:rPr>
          <w:noProof/>
          <w:lang w:eastAsia="ru-RU"/>
        </w:rPr>
        <w:drawing>
          <wp:inline distT="0" distB="0" distL="0" distR="0" wp14:anchorId="66E923A1" wp14:editId="1908C124">
            <wp:extent cx="6321552" cy="299313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 methods.jpg"/>
                    <pic:cNvPicPr/>
                  </pic:nvPicPr>
                  <pic:blipFill rotWithShape="1">
                    <a:blip r:embed="rId17" cstate="print">
                      <a:extLst>
                        <a:ext uri="{28A0092B-C50C-407E-A947-70E740481C1C}">
                          <a14:useLocalDpi xmlns:a14="http://schemas.microsoft.com/office/drawing/2010/main" val="0"/>
                        </a:ext>
                      </a:extLst>
                    </a:blip>
                    <a:srcRect r="2446" b="4600"/>
                    <a:stretch/>
                  </pic:blipFill>
                  <pic:spPr bwMode="auto">
                    <a:xfrm>
                      <a:off x="0" y="0"/>
                      <a:ext cx="6321676" cy="2993195"/>
                    </a:xfrm>
                    <a:prstGeom prst="rect">
                      <a:avLst/>
                    </a:prstGeom>
                    <a:ln>
                      <a:noFill/>
                    </a:ln>
                    <a:extLst>
                      <a:ext uri="{53640926-AAD7-44D8-BBD7-CCE9431645EC}">
                        <a14:shadowObscured xmlns:a14="http://schemas.microsoft.com/office/drawing/2010/main"/>
                      </a:ext>
                    </a:extLst>
                  </pic:spPr>
                </pic:pic>
              </a:graphicData>
            </a:graphic>
          </wp:inline>
        </w:drawing>
      </w:r>
    </w:p>
    <w:p w14:paraId="573B7A00" w14:textId="77777777" w:rsidR="00B55B0D" w:rsidRDefault="00B55B0D" w:rsidP="00B55B0D">
      <w:pPr>
        <w:pStyle w:val="af2"/>
        <w:ind w:left="360"/>
        <w:jc w:val="center"/>
        <w:rPr>
          <w:rFonts w:ascii="Times New Roman" w:hAnsi="Times New Roman" w:cs="Times New Roman"/>
          <w:i w:val="0"/>
          <w:color w:val="auto"/>
          <w:sz w:val="24"/>
          <w:szCs w:val="24"/>
        </w:rPr>
      </w:pPr>
      <w:r w:rsidRPr="00900D5D">
        <w:rPr>
          <w:rFonts w:ascii="Times New Roman" w:hAnsi="Times New Roman" w:cs="Times New Roman"/>
          <w:i w:val="0"/>
          <w:color w:val="auto"/>
          <w:sz w:val="24"/>
          <w:szCs w:val="24"/>
        </w:rPr>
        <w:t xml:space="preserve">Рисунок </w:t>
      </w:r>
      <w:r w:rsidR="0022540C" w:rsidRPr="00900D5D">
        <w:rPr>
          <w:rFonts w:ascii="Times New Roman" w:hAnsi="Times New Roman" w:cs="Times New Roman"/>
          <w:i w:val="0"/>
          <w:color w:val="auto"/>
          <w:sz w:val="24"/>
          <w:szCs w:val="24"/>
        </w:rPr>
        <w:fldChar w:fldCharType="begin"/>
      </w:r>
      <w:r w:rsidRPr="00900D5D">
        <w:rPr>
          <w:rFonts w:ascii="Times New Roman" w:hAnsi="Times New Roman" w:cs="Times New Roman"/>
          <w:i w:val="0"/>
          <w:color w:val="auto"/>
          <w:sz w:val="24"/>
          <w:szCs w:val="24"/>
        </w:rPr>
        <w:instrText xml:space="preserve"> SEQ Рисунок \* ARABIC </w:instrText>
      </w:r>
      <w:r w:rsidR="0022540C" w:rsidRPr="00900D5D">
        <w:rPr>
          <w:rFonts w:ascii="Times New Roman" w:hAnsi="Times New Roman" w:cs="Times New Roman"/>
          <w:i w:val="0"/>
          <w:color w:val="auto"/>
          <w:sz w:val="24"/>
          <w:szCs w:val="24"/>
        </w:rPr>
        <w:fldChar w:fldCharType="separate"/>
      </w:r>
      <w:r w:rsidR="007B7C05">
        <w:rPr>
          <w:rFonts w:ascii="Times New Roman" w:hAnsi="Times New Roman" w:cs="Times New Roman"/>
          <w:i w:val="0"/>
          <w:noProof/>
          <w:color w:val="auto"/>
          <w:sz w:val="24"/>
          <w:szCs w:val="24"/>
        </w:rPr>
        <w:t>4</w:t>
      </w:r>
      <w:r w:rsidR="0022540C" w:rsidRPr="00900D5D">
        <w:rPr>
          <w:rFonts w:ascii="Times New Roman" w:hAnsi="Times New Roman" w:cs="Times New Roman"/>
          <w:i w:val="0"/>
          <w:color w:val="auto"/>
          <w:sz w:val="24"/>
          <w:szCs w:val="24"/>
        </w:rPr>
        <w:fldChar w:fldCharType="end"/>
      </w:r>
      <w:r w:rsidRPr="00900D5D">
        <w:rPr>
          <w:rFonts w:ascii="Times New Roman" w:hAnsi="Times New Roman" w:cs="Times New Roman"/>
          <w:i w:val="0"/>
          <w:color w:val="auto"/>
          <w:sz w:val="24"/>
          <w:szCs w:val="24"/>
        </w:rPr>
        <w:t xml:space="preserve"> </w:t>
      </w:r>
      <w:r w:rsidR="00FE124A">
        <w:rPr>
          <w:rFonts w:ascii="Times New Roman" w:hAnsi="Times New Roman" w:cs="Times New Roman"/>
          <w:i w:val="0"/>
          <w:color w:val="auto"/>
          <w:sz w:val="24"/>
          <w:szCs w:val="24"/>
        </w:rPr>
        <w:t xml:space="preserve">Схема реализации </w:t>
      </w:r>
      <w:r>
        <w:rPr>
          <w:rFonts w:ascii="Times New Roman" w:hAnsi="Times New Roman" w:cs="Times New Roman"/>
          <w:i w:val="0"/>
          <w:color w:val="auto"/>
          <w:sz w:val="24"/>
          <w:szCs w:val="24"/>
        </w:rPr>
        <w:t>подсистемы математических методов ПП «Кардиомодель»</w:t>
      </w:r>
    </w:p>
    <w:p w14:paraId="1FC428B2" w14:textId="77777777" w:rsidR="00B55B0D" w:rsidRDefault="00B55B0D" w:rsidP="00791990"/>
    <w:p w14:paraId="4359EE36" w14:textId="77777777" w:rsidR="002F0FDA" w:rsidRDefault="002F0FDA" w:rsidP="00791990">
      <w:pPr>
        <w:pStyle w:val="4"/>
      </w:pPr>
      <w:r w:rsidRPr="00791990">
        <w:t xml:space="preserve">Подсистема постобработки </w:t>
      </w:r>
    </w:p>
    <w:p w14:paraId="6C145446" w14:textId="77777777" w:rsidR="000123CE" w:rsidRDefault="002F7D77" w:rsidP="001A6F4D">
      <w:r>
        <w:t xml:space="preserve">Подсистема постобработки </w:t>
      </w:r>
      <w:r w:rsidR="001A6F4D">
        <w:t xml:space="preserve">предназначена для обработки результатов моделирования электрофизиологической активности сердца, в частности, для построения виртуальной кардиограммы. </w:t>
      </w:r>
    </w:p>
    <w:p w14:paraId="62F1E648" w14:textId="77777777" w:rsidR="001A6F4D" w:rsidRPr="00D342C3" w:rsidRDefault="00D342C3" w:rsidP="001A6F4D">
      <w:r>
        <w:t xml:space="preserve">Подсистема </w:t>
      </w:r>
      <w:r w:rsidR="000123CE">
        <w:t>реализ</w:t>
      </w:r>
      <w:r w:rsidR="009D4376">
        <w:t>уется</w:t>
      </w:r>
      <w:r w:rsidR="000123CE">
        <w:t xml:space="preserve"> на языке С++ и </w:t>
      </w:r>
      <w:r w:rsidR="006632F9">
        <w:t>включает класс</w:t>
      </w:r>
      <w:r>
        <w:t xml:space="preserve"> </w:t>
      </w:r>
      <w:r>
        <w:rPr>
          <w:lang w:val="en-US"/>
        </w:rPr>
        <w:t>VirtualCardiogram</w:t>
      </w:r>
      <w:r>
        <w:t xml:space="preserve"> </w:t>
      </w:r>
      <w:r w:rsidR="00EF172F">
        <w:t>(</w:t>
      </w:r>
      <w:r w:rsidR="0022540C">
        <w:fldChar w:fldCharType="begin"/>
      </w:r>
      <w:r w:rsidR="00EF172F">
        <w:instrText xml:space="preserve"> REF _Ref464571429 \h </w:instrText>
      </w:r>
      <w:r w:rsidR="0022540C">
        <w:fldChar w:fldCharType="separate"/>
      </w:r>
      <w:ins w:id="89" w:author="Артем Рыблов" w:date="2016-11-06T00:43:00Z">
        <w:r w:rsidR="007B7C05" w:rsidRPr="00900D5D">
          <w:rPr>
            <w:rFonts w:ascii="Times New Roman" w:hAnsi="Times New Roman" w:cs="Times New Roman"/>
            <w:szCs w:val="24"/>
          </w:rPr>
          <w:t xml:space="preserve">Рисунок </w:t>
        </w:r>
        <w:r w:rsidR="007B7C05">
          <w:rPr>
            <w:rFonts w:ascii="Times New Roman" w:hAnsi="Times New Roman" w:cs="Times New Roman"/>
            <w:i/>
            <w:noProof/>
            <w:szCs w:val="24"/>
          </w:rPr>
          <w:t>5</w:t>
        </w:r>
      </w:ins>
      <w:del w:id="90" w:author="Артем Рыблов" w:date="2016-11-06T00:43:00Z">
        <w:r w:rsidR="002E7C65" w:rsidRPr="00900D5D" w:rsidDel="007B7C05">
          <w:rPr>
            <w:rFonts w:ascii="Times New Roman" w:hAnsi="Times New Roman" w:cs="Times New Roman"/>
            <w:i/>
            <w:szCs w:val="24"/>
          </w:rPr>
          <w:delText xml:space="preserve">Рисунок </w:delText>
        </w:r>
        <w:r w:rsidR="002E7C65" w:rsidDel="007B7C05">
          <w:rPr>
            <w:rFonts w:ascii="Times New Roman" w:hAnsi="Times New Roman" w:cs="Times New Roman"/>
            <w:i/>
            <w:noProof/>
            <w:szCs w:val="24"/>
          </w:rPr>
          <w:delText>5</w:delText>
        </w:r>
      </w:del>
      <w:r w:rsidR="0022540C">
        <w:fldChar w:fldCharType="end"/>
      </w:r>
      <w:r w:rsidR="00EF172F">
        <w:t>)</w:t>
      </w:r>
      <w:r>
        <w:t xml:space="preserve">. </w:t>
      </w:r>
      <w:r w:rsidR="00930ABC">
        <w:t xml:space="preserve">Объект данного класса создается </w:t>
      </w:r>
      <w:r w:rsidR="000201FE">
        <w:t xml:space="preserve">и используется </w:t>
      </w:r>
      <w:r w:rsidR="00930ABC">
        <w:t>в системе моделирования</w:t>
      </w:r>
      <w:r w:rsidR="000201FE">
        <w:t xml:space="preserve">, где в процессе расчетов </w:t>
      </w:r>
      <w:r w:rsidR="00626279">
        <w:t xml:space="preserve">с некоторым шагом по времени </w:t>
      </w:r>
      <w:r w:rsidR="009505E5">
        <w:t xml:space="preserve">вызывается метод </w:t>
      </w:r>
      <w:r w:rsidR="00626279">
        <w:t>построения кардиограммы.</w:t>
      </w:r>
    </w:p>
    <w:p w14:paraId="751C44E0" w14:textId="77777777" w:rsidR="00791990" w:rsidRDefault="00FE124A" w:rsidP="00FE124A">
      <w:pPr>
        <w:jc w:val="center"/>
      </w:pPr>
      <w:r>
        <w:rPr>
          <w:noProof/>
          <w:lang w:eastAsia="ru-RU"/>
        </w:rPr>
        <w:drawing>
          <wp:inline distT="0" distB="0" distL="0" distR="0" wp14:anchorId="7FE639E5" wp14:editId="3E4812C2">
            <wp:extent cx="1877568" cy="89611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ardio.jpg"/>
                    <pic:cNvPicPr/>
                  </pic:nvPicPr>
                  <pic:blipFill rotWithShape="1">
                    <a:blip r:embed="rId18" cstate="print">
                      <a:extLst>
                        <a:ext uri="{28A0092B-C50C-407E-A947-70E740481C1C}">
                          <a14:useLocalDpi xmlns:a14="http://schemas.microsoft.com/office/drawing/2010/main" val="0"/>
                        </a:ext>
                      </a:extLst>
                    </a:blip>
                    <a:srcRect r="10724" b="21529"/>
                    <a:stretch/>
                  </pic:blipFill>
                  <pic:spPr bwMode="auto">
                    <a:xfrm>
                      <a:off x="0" y="0"/>
                      <a:ext cx="1879269" cy="896924"/>
                    </a:xfrm>
                    <a:prstGeom prst="rect">
                      <a:avLst/>
                    </a:prstGeom>
                    <a:ln>
                      <a:noFill/>
                    </a:ln>
                    <a:extLst>
                      <a:ext uri="{53640926-AAD7-44D8-BBD7-CCE9431645EC}">
                        <a14:shadowObscured xmlns:a14="http://schemas.microsoft.com/office/drawing/2010/main"/>
                      </a:ext>
                    </a:extLst>
                  </pic:spPr>
                </pic:pic>
              </a:graphicData>
            </a:graphic>
          </wp:inline>
        </w:drawing>
      </w:r>
    </w:p>
    <w:p w14:paraId="588B34B8" w14:textId="77777777" w:rsidR="00FE124A" w:rsidRDefault="00FE124A" w:rsidP="00FE124A">
      <w:pPr>
        <w:pStyle w:val="af2"/>
        <w:ind w:left="360"/>
        <w:jc w:val="center"/>
        <w:rPr>
          <w:rFonts w:ascii="Times New Roman" w:hAnsi="Times New Roman" w:cs="Times New Roman"/>
          <w:i w:val="0"/>
          <w:color w:val="auto"/>
          <w:sz w:val="24"/>
          <w:szCs w:val="24"/>
        </w:rPr>
      </w:pPr>
      <w:bookmarkStart w:id="91" w:name="_Ref464571429"/>
      <w:r w:rsidRPr="00900D5D">
        <w:rPr>
          <w:rFonts w:ascii="Times New Roman" w:hAnsi="Times New Roman" w:cs="Times New Roman"/>
          <w:i w:val="0"/>
          <w:color w:val="auto"/>
          <w:sz w:val="24"/>
          <w:szCs w:val="24"/>
        </w:rPr>
        <w:t xml:space="preserve">Рисунок </w:t>
      </w:r>
      <w:r w:rsidR="0022540C" w:rsidRPr="00900D5D">
        <w:rPr>
          <w:rFonts w:ascii="Times New Roman" w:hAnsi="Times New Roman" w:cs="Times New Roman"/>
          <w:i w:val="0"/>
          <w:color w:val="auto"/>
          <w:sz w:val="24"/>
          <w:szCs w:val="24"/>
        </w:rPr>
        <w:fldChar w:fldCharType="begin"/>
      </w:r>
      <w:r w:rsidRPr="00900D5D">
        <w:rPr>
          <w:rFonts w:ascii="Times New Roman" w:hAnsi="Times New Roman" w:cs="Times New Roman"/>
          <w:i w:val="0"/>
          <w:color w:val="auto"/>
          <w:sz w:val="24"/>
          <w:szCs w:val="24"/>
        </w:rPr>
        <w:instrText xml:space="preserve"> SEQ Рисунок \* ARABIC </w:instrText>
      </w:r>
      <w:r w:rsidR="0022540C" w:rsidRPr="00900D5D">
        <w:rPr>
          <w:rFonts w:ascii="Times New Roman" w:hAnsi="Times New Roman" w:cs="Times New Roman"/>
          <w:i w:val="0"/>
          <w:color w:val="auto"/>
          <w:sz w:val="24"/>
          <w:szCs w:val="24"/>
        </w:rPr>
        <w:fldChar w:fldCharType="separate"/>
      </w:r>
      <w:r w:rsidR="007B7C05">
        <w:rPr>
          <w:rFonts w:ascii="Times New Roman" w:hAnsi="Times New Roman" w:cs="Times New Roman"/>
          <w:i w:val="0"/>
          <w:noProof/>
          <w:color w:val="auto"/>
          <w:sz w:val="24"/>
          <w:szCs w:val="24"/>
        </w:rPr>
        <w:t>5</w:t>
      </w:r>
      <w:r w:rsidR="0022540C" w:rsidRPr="00900D5D">
        <w:rPr>
          <w:rFonts w:ascii="Times New Roman" w:hAnsi="Times New Roman" w:cs="Times New Roman"/>
          <w:i w:val="0"/>
          <w:color w:val="auto"/>
          <w:sz w:val="24"/>
          <w:szCs w:val="24"/>
        </w:rPr>
        <w:fldChar w:fldCharType="end"/>
      </w:r>
      <w:bookmarkEnd w:id="91"/>
      <w:r w:rsidRPr="00900D5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Схема реализации подсистемы постобработки ПП «Кардиомодель»</w:t>
      </w:r>
    </w:p>
    <w:p w14:paraId="6F724DAF" w14:textId="77777777" w:rsidR="002515B8" w:rsidRPr="002515B8" w:rsidRDefault="002515B8" w:rsidP="002515B8"/>
    <w:p w14:paraId="0F1B206C" w14:textId="77777777" w:rsidR="002515B8" w:rsidRDefault="002515B8" w:rsidP="002515B8">
      <w:pPr>
        <w:pStyle w:val="4"/>
      </w:pPr>
      <w:r w:rsidRPr="00791990">
        <w:t xml:space="preserve">Подсистема конфигурирования </w:t>
      </w:r>
    </w:p>
    <w:p w14:paraId="1EB78DCD" w14:textId="77777777" w:rsidR="002515B8" w:rsidRDefault="002515B8" w:rsidP="002515B8">
      <w:r>
        <w:t xml:space="preserve">Подсистема конфигурирования предназначена для чтения конфигурационных файлов и передачи параметров моделирования в другие подсистемы. Чтение конфигурационных файлов выполняется посредством вызова функций библиотеки </w:t>
      </w:r>
      <w:r>
        <w:rPr>
          <w:lang w:val="en-US"/>
        </w:rPr>
        <w:t>libconfig</w:t>
      </w:r>
      <w:r>
        <w:t xml:space="preserve">. Конфигурационный файл подается в формате, описанном в библиотеке </w:t>
      </w:r>
      <w:r>
        <w:rPr>
          <w:lang w:val="en-US"/>
        </w:rPr>
        <w:t>libconfig</w:t>
      </w:r>
      <w:r>
        <w:t>, и состоит из следующих секций:</w:t>
      </w:r>
      <w:r w:rsidRPr="006A5260">
        <w:t xml:space="preserve"> </w:t>
      </w:r>
      <w:r>
        <w:t xml:space="preserve">используемые файлы, электрические параметры модели, параметры клетки, параметры решателя. </w:t>
      </w:r>
    </w:p>
    <w:p w14:paraId="02C7BEA7" w14:textId="77777777" w:rsidR="002515B8" w:rsidRPr="003D4003" w:rsidRDefault="002515B8" w:rsidP="002515B8">
      <w:r>
        <w:t xml:space="preserve">Подсистема </w:t>
      </w:r>
      <w:r w:rsidR="0032236E">
        <w:t xml:space="preserve">реализуется </w:t>
      </w:r>
      <w:r>
        <w:t xml:space="preserve">в виде класса </w:t>
      </w:r>
      <w:r>
        <w:rPr>
          <w:lang w:val="en-US"/>
        </w:rPr>
        <w:t>Parameters</w:t>
      </w:r>
      <w:r>
        <w:t xml:space="preserve"> на языке С++ (</w:t>
      </w:r>
      <w:r w:rsidR="0022540C">
        <w:fldChar w:fldCharType="begin"/>
      </w:r>
      <w:r>
        <w:instrText xml:space="preserve"> REF _Ref464567024 \h </w:instrText>
      </w:r>
      <w:r w:rsidR="0022540C">
        <w:fldChar w:fldCharType="separate"/>
      </w:r>
      <w:ins w:id="92" w:author="Артем Рыблов" w:date="2016-11-06T00:43:00Z">
        <w:r w:rsidR="007B7C05" w:rsidRPr="00900D5D">
          <w:rPr>
            <w:rFonts w:ascii="Times New Roman" w:hAnsi="Times New Roman" w:cs="Times New Roman"/>
            <w:szCs w:val="24"/>
          </w:rPr>
          <w:t xml:space="preserve">Рисунок </w:t>
        </w:r>
        <w:r w:rsidR="007B7C05">
          <w:rPr>
            <w:rFonts w:ascii="Times New Roman" w:hAnsi="Times New Roman" w:cs="Times New Roman"/>
            <w:i/>
            <w:noProof/>
            <w:szCs w:val="24"/>
          </w:rPr>
          <w:t>6</w:t>
        </w:r>
      </w:ins>
      <w:del w:id="93" w:author="Артем Рыблов" w:date="2016-11-06T00:43:00Z">
        <w:r w:rsidR="002E7C65" w:rsidRPr="00900D5D" w:rsidDel="007B7C05">
          <w:rPr>
            <w:rFonts w:ascii="Times New Roman" w:hAnsi="Times New Roman" w:cs="Times New Roman"/>
            <w:i/>
            <w:szCs w:val="24"/>
          </w:rPr>
          <w:delText xml:space="preserve">Рисунок </w:delText>
        </w:r>
        <w:r w:rsidR="002E7C65" w:rsidDel="007B7C05">
          <w:rPr>
            <w:rFonts w:ascii="Times New Roman" w:hAnsi="Times New Roman" w:cs="Times New Roman"/>
            <w:i/>
            <w:noProof/>
            <w:szCs w:val="24"/>
          </w:rPr>
          <w:delText>6</w:delText>
        </w:r>
      </w:del>
      <w:r w:rsidR="0022540C">
        <w:fldChar w:fldCharType="end"/>
      </w:r>
      <w:r>
        <w:t xml:space="preserve">). Поля класса хранят параметры моделирования, а методы класса выполняют чтение конфигурационного файла. Объект класса создается при запуске программы. Данный класс связан с подсистемами пользовательского интерфейса и моделирования. Из подсистемы пользовательского интерфейса вызывается метод класса </w:t>
      </w:r>
      <w:r>
        <w:rPr>
          <w:lang w:val="en-US"/>
        </w:rPr>
        <w:t>Parse</w:t>
      </w:r>
      <w:r>
        <w:t>()</w:t>
      </w:r>
      <w:r w:rsidRPr="00DF4B1A">
        <w:t>,</w:t>
      </w:r>
      <w:r>
        <w:t xml:space="preserve"> после этого объект класса с заполненными параметрами передается в подсистему моделирования. </w:t>
      </w:r>
    </w:p>
    <w:p w14:paraId="43E9C397" w14:textId="77777777" w:rsidR="002515B8" w:rsidRDefault="002515B8" w:rsidP="002515B8">
      <w:pPr>
        <w:jc w:val="center"/>
      </w:pPr>
      <w:r>
        <w:rPr>
          <w:noProof/>
          <w:lang w:eastAsia="ru-RU"/>
        </w:rPr>
        <w:drawing>
          <wp:inline distT="0" distB="0" distL="0" distR="0" wp14:anchorId="6E046D06" wp14:editId="3AD76322">
            <wp:extent cx="2560320" cy="24201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configuration.png"/>
                    <pic:cNvPicPr/>
                  </pic:nvPicPr>
                  <pic:blipFill rotWithShape="1">
                    <a:blip r:embed="rId19" cstate="print">
                      <a:extLst>
                        <a:ext uri="{28A0092B-C50C-407E-A947-70E740481C1C}">
                          <a14:useLocalDpi xmlns:a14="http://schemas.microsoft.com/office/drawing/2010/main" val="0"/>
                        </a:ext>
                      </a:extLst>
                    </a:blip>
                    <a:srcRect r="9091" b="10383"/>
                    <a:stretch/>
                  </pic:blipFill>
                  <pic:spPr bwMode="auto">
                    <a:xfrm>
                      <a:off x="0" y="0"/>
                      <a:ext cx="2562118" cy="2421812"/>
                    </a:xfrm>
                    <a:prstGeom prst="rect">
                      <a:avLst/>
                    </a:prstGeom>
                    <a:ln>
                      <a:noFill/>
                    </a:ln>
                    <a:extLst>
                      <a:ext uri="{53640926-AAD7-44D8-BBD7-CCE9431645EC}">
                        <a14:shadowObscured xmlns:a14="http://schemas.microsoft.com/office/drawing/2010/main"/>
                      </a:ext>
                    </a:extLst>
                  </pic:spPr>
                </pic:pic>
              </a:graphicData>
            </a:graphic>
          </wp:inline>
        </w:drawing>
      </w:r>
    </w:p>
    <w:p w14:paraId="7A01572A" w14:textId="77777777" w:rsidR="002515B8" w:rsidRDefault="002515B8" w:rsidP="002515B8">
      <w:pPr>
        <w:pStyle w:val="af2"/>
        <w:ind w:left="360"/>
        <w:jc w:val="center"/>
        <w:rPr>
          <w:rFonts w:ascii="Times New Roman" w:hAnsi="Times New Roman" w:cs="Times New Roman"/>
          <w:i w:val="0"/>
          <w:color w:val="auto"/>
          <w:sz w:val="24"/>
          <w:szCs w:val="24"/>
        </w:rPr>
      </w:pPr>
      <w:bookmarkStart w:id="94" w:name="_Ref464567024"/>
      <w:r w:rsidRPr="00900D5D">
        <w:rPr>
          <w:rFonts w:ascii="Times New Roman" w:hAnsi="Times New Roman" w:cs="Times New Roman"/>
          <w:i w:val="0"/>
          <w:color w:val="auto"/>
          <w:sz w:val="24"/>
          <w:szCs w:val="24"/>
        </w:rPr>
        <w:t xml:space="preserve">Рисунок </w:t>
      </w:r>
      <w:r w:rsidR="0022540C" w:rsidRPr="00900D5D">
        <w:rPr>
          <w:rFonts w:ascii="Times New Roman" w:hAnsi="Times New Roman" w:cs="Times New Roman"/>
          <w:i w:val="0"/>
          <w:color w:val="auto"/>
          <w:sz w:val="24"/>
          <w:szCs w:val="24"/>
        </w:rPr>
        <w:fldChar w:fldCharType="begin"/>
      </w:r>
      <w:r w:rsidRPr="00900D5D">
        <w:rPr>
          <w:rFonts w:ascii="Times New Roman" w:hAnsi="Times New Roman" w:cs="Times New Roman"/>
          <w:i w:val="0"/>
          <w:color w:val="auto"/>
          <w:sz w:val="24"/>
          <w:szCs w:val="24"/>
        </w:rPr>
        <w:instrText xml:space="preserve"> SEQ Рисунок \* ARABIC </w:instrText>
      </w:r>
      <w:r w:rsidR="0022540C" w:rsidRPr="00900D5D">
        <w:rPr>
          <w:rFonts w:ascii="Times New Roman" w:hAnsi="Times New Roman" w:cs="Times New Roman"/>
          <w:i w:val="0"/>
          <w:color w:val="auto"/>
          <w:sz w:val="24"/>
          <w:szCs w:val="24"/>
        </w:rPr>
        <w:fldChar w:fldCharType="separate"/>
      </w:r>
      <w:r w:rsidR="007B7C05">
        <w:rPr>
          <w:rFonts w:ascii="Times New Roman" w:hAnsi="Times New Roman" w:cs="Times New Roman"/>
          <w:i w:val="0"/>
          <w:noProof/>
          <w:color w:val="auto"/>
          <w:sz w:val="24"/>
          <w:szCs w:val="24"/>
        </w:rPr>
        <w:t>6</w:t>
      </w:r>
      <w:r w:rsidR="0022540C" w:rsidRPr="00900D5D">
        <w:rPr>
          <w:rFonts w:ascii="Times New Roman" w:hAnsi="Times New Roman" w:cs="Times New Roman"/>
          <w:i w:val="0"/>
          <w:color w:val="auto"/>
          <w:sz w:val="24"/>
          <w:szCs w:val="24"/>
        </w:rPr>
        <w:fldChar w:fldCharType="end"/>
      </w:r>
      <w:bookmarkEnd w:id="94"/>
      <w:r w:rsidRPr="00900D5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Схема реализации подсистемы конфигурирования ПП «Кардиомодель»</w:t>
      </w:r>
    </w:p>
    <w:p w14:paraId="2079D8E6" w14:textId="77777777" w:rsidR="002515B8" w:rsidRPr="002515B8" w:rsidRDefault="002515B8" w:rsidP="002515B8"/>
    <w:p w14:paraId="7D82C618" w14:textId="77777777" w:rsidR="002F0FDA" w:rsidRPr="00791990" w:rsidRDefault="00DF1CFD" w:rsidP="00791990">
      <w:pPr>
        <w:pStyle w:val="4"/>
      </w:pPr>
      <w:r>
        <w:t>Подсистема пользовательского интерфейса</w:t>
      </w:r>
    </w:p>
    <w:p w14:paraId="1CF67F0E" w14:textId="77777777" w:rsidR="00A71F9C" w:rsidRDefault="00A71F9C" w:rsidP="0027740F">
      <w:r>
        <w:t xml:space="preserve">Подсистема пользовательского интерфейса обеспечивает установку параметров расчетов, реализуемых ПП «Кардиомодель». Значения параметров указываются в конфигурационном файле специального формата. Формирование конфигурационного файла может быть выполнено как путем прямого редактирования, так и посредством использования специально разработанного графического интерфейса. </w:t>
      </w:r>
      <w:r w:rsidR="00DF1CFD">
        <w:t xml:space="preserve">Подсистема пользовательского интерфейса </w:t>
      </w:r>
      <w:r w:rsidR="002E7C65">
        <w:t>с</w:t>
      </w:r>
      <w:r w:rsidR="00DF1CFD">
        <w:t xml:space="preserve">вязана с подсистемой </w:t>
      </w:r>
      <w:r w:rsidR="00BA35C5">
        <w:t>кон</w:t>
      </w:r>
      <w:r w:rsidR="00DF1CFD">
        <w:t>фигурирования</w:t>
      </w:r>
      <w:r w:rsidR="00BA35C5">
        <w:t>.</w:t>
      </w:r>
      <w:r w:rsidR="00086EBC">
        <w:t xml:space="preserve"> </w:t>
      </w:r>
      <w:r>
        <w:t xml:space="preserve">Технические средства реализации графического интерфейса будут выбраны </w:t>
      </w:r>
      <w:r w:rsidR="00355652">
        <w:t>на следующем этапе.</w:t>
      </w:r>
    </w:p>
    <w:p w14:paraId="37750B23" w14:textId="77777777" w:rsidR="002F0FDA" w:rsidRDefault="002F0FDA" w:rsidP="0027740F"/>
    <w:p w14:paraId="20390965" w14:textId="77777777" w:rsidR="003B21B5" w:rsidRPr="00024E84" w:rsidRDefault="003B21B5" w:rsidP="003B21B5">
      <w:pPr>
        <w:rPr>
          <w:rFonts w:ascii="Times New Roman" w:hAnsi="Times New Roman"/>
          <w:szCs w:val="24"/>
        </w:rPr>
      </w:pPr>
      <w:commentRangeStart w:id="95"/>
      <w:r w:rsidRPr="00024E84">
        <w:rPr>
          <w:rFonts w:ascii="Times New Roman" w:hAnsi="Times New Roman"/>
          <w:szCs w:val="24"/>
        </w:rPr>
        <w:lastRenderedPageBreak/>
        <w:t>Литература</w:t>
      </w:r>
      <w:commentRangeEnd w:id="95"/>
      <w:r>
        <w:rPr>
          <w:rStyle w:val="aa"/>
        </w:rPr>
        <w:commentReference w:id="95"/>
      </w:r>
      <w:r w:rsidRPr="00024E84">
        <w:rPr>
          <w:rFonts w:ascii="Times New Roman" w:hAnsi="Times New Roman"/>
          <w:szCs w:val="24"/>
        </w:rPr>
        <w:t>:</w:t>
      </w:r>
    </w:p>
    <w:p w14:paraId="472A2CB3" w14:textId="77777777" w:rsidR="006F447D" w:rsidRPr="0080341C" w:rsidRDefault="006F447D" w:rsidP="009A0C3B">
      <w:pPr>
        <w:pStyle w:val="a8"/>
        <w:numPr>
          <w:ilvl w:val="0"/>
          <w:numId w:val="6"/>
        </w:numPr>
        <w:spacing w:line="276" w:lineRule="auto"/>
        <w:rPr>
          <w:rFonts w:cs="Times New Roman"/>
          <w:szCs w:val="24"/>
          <w:lang w:val="en-US"/>
        </w:rPr>
      </w:pPr>
      <w:bookmarkStart w:id="96" w:name="_Ref446937496"/>
      <w:bookmarkStart w:id="97" w:name="_Ref464473697"/>
      <w:bookmarkStart w:id="98" w:name="_Ref447199808"/>
      <w:r w:rsidRPr="0080341C">
        <w:rPr>
          <w:rFonts w:cs="Times New Roman"/>
          <w:color w:val="222222"/>
          <w:szCs w:val="24"/>
          <w:shd w:val="clear" w:color="auto" w:fill="FFFFFF"/>
          <w:lang w:val="en-US"/>
        </w:rPr>
        <w:t>Schmitt</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O</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H</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Biological</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information</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processing</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using</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the</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concept</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of</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interpenetrating</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domains</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Information</w:t>
      </w:r>
      <w:r w:rsidRPr="006605A7">
        <w:rPr>
          <w:rFonts w:cs="Times New Roman"/>
          <w:color w:val="222222"/>
          <w:szCs w:val="24"/>
          <w:shd w:val="clear" w:color="auto" w:fill="FFFFFF"/>
          <w:lang w:val="en-US"/>
        </w:rPr>
        <w:t xml:space="preserve"> </w:t>
      </w:r>
      <w:r w:rsidRPr="0080341C">
        <w:rPr>
          <w:rFonts w:cs="Times New Roman"/>
          <w:color w:val="222222"/>
          <w:szCs w:val="24"/>
          <w:shd w:val="clear" w:color="auto" w:fill="FFFFFF"/>
          <w:lang w:val="en-US"/>
        </w:rPr>
        <w:t xml:space="preserve">processing in the nervous system. – Springer Berlin Heidelberg, 1969. – </w:t>
      </w:r>
      <w:r w:rsidR="00426D97">
        <w:rPr>
          <w:rFonts w:cs="Times New Roman"/>
          <w:color w:val="222222"/>
          <w:szCs w:val="24"/>
          <w:shd w:val="clear" w:color="auto" w:fill="FFFFFF"/>
          <w:lang w:val="en-US"/>
        </w:rPr>
        <w:br/>
      </w:r>
      <w:r w:rsidRPr="0080341C">
        <w:rPr>
          <w:rFonts w:cs="Times New Roman"/>
          <w:color w:val="222222"/>
          <w:szCs w:val="24"/>
          <w:shd w:val="clear" w:color="auto" w:fill="FFFFFF"/>
        </w:rPr>
        <w:t>С</w:t>
      </w:r>
      <w:r w:rsidRPr="0080341C">
        <w:rPr>
          <w:rFonts w:cs="Times New Roman"/>
          <w:color w:val="222222"/>
          <w:szCs w:val="24"/>
          <w:shd w:val="clear" w:color="auto" w:fill="FFFFFF"/>
          <w:lang w:val="en-US"/>
        </w:rPr>
        <w:t>. 325</w:t>
      </w:r>
      <w:r w:rsidR="00426D97" w:rsidRPr="0080341C">
        <w:rPr>
          <w:rFonts w:cs="Times New Roman"/>
          <w:color w:val="222222"/>
          <w:szCs w:val="24"/>
          <w:shd w:val="clear" w:color="auto" w:fill="FFFFFF"/>
          <w:lang w:val="en-US"/>
        </w:rPr>
        <w:t>–</w:t>
      </w:r>
      <w:r w:rsidRPr="0080341C">
        <w:rPr>
          <w:rFonts w:cs="Times New Roman"/>
          <w:color w:val="222222"/>
          <w:szCs w:val="24"/>
          <w:shd w:val="clear" w:color="auto" w:fill="FFFFFF"/>
          <w:lang w:val="en-US"/>
        </w:rPr>
        <w:t>331.</w:t>
      </w:r>
      <w:bookmarkEnd w:id="96"/>
    </w:p>
    <w:p w14:paraId="3801B408" w14:textId="77777777" w:rsidR="006F447D" w:rsidRPr="006F447D" w:rsidRDefault="006F447D" w:rsidP="009A0C3B">
      <w:pPr>
        <w:pStyle w:val="a8"/>
        <w:numPr>
          <w:ilvl w:val="0"/>
          <w:numId w:val="6"/>
        </w:numPr>
        <w:spacing w:line="276" w:lineRule="auto"/>
        <w:rPr>
          <w:rFonts w:cs="Times New Roman"/>
          <w:szCs w:val="24"/>
          <w:lang w:val="en-US"/>
        </w:rPr>
      </w:pPr>
      <w:bookmarkStart w:id="99" w:name="_Ref446937504"/>
      <w:r w:rsidRPr="0080341C">
        <w:rPr>
          <w:rFonts w:cs="Times New Roman"/>
          <w:color w:val="222222"/>
          <w:szCs w:val="24"/>
          <w:shd w:val="clear" w:color="auto" w:fill="FFFFFF"/>
          <w:lang w:val="en-US"/>
        </w:rPr>
        <w:t>Tung L. A bi-domain model for describing is</w:t>
      </w:r>
      <w:r w:rsidR="003518E9">
        <w:rPr>
          <w:rFonts w:cs="Times New Roman"/>
          <w:color w:val="222222"/>
          <w:szCs w:val="24"/>
          <w:shd w:val="clear" w:color="auto" w:fill="FFFFFF"/>
          <w:lang w:val="en-US"/>
        </w:rPr>
        <w:t>chemic myocardial dc potentials</w:t>
      </w:r>
      <w:r w:rsidRPr="0080341C">
        <w:rPr>
          <w:rFonts w:cs="Times New Roman"/>
          <w:color w:val="222222"/>
          <w:szCs w:val="24"/>
          <w:shd w:val="clear" w:color="auto" w:fill="FFFFFF"/>
          <w:lang w:val="en-US"/>
        </w:rPr>
        <w:t xml:space="preserve">: </w:t>
      </w:r>
      <w:r w:rsidRPr="0080341C">
        <w:rPr>
          <w:rFonts w:cs="Times New Roman"/>
          <w:color w:val="222222"/>
          <w:szCs w:val="24"/>
          <w:shd w:val="clear" w:color="auto" w:fill="FFFFFF"/>
        </w:rPr>
        <w:t>дис</w:t>
      </w:r>
      <w:r w:rsidR="004523B1">
        <w:rPr>
          <w:rFonts w:cs="Times New Roman"/>
          <w:color w:val="222222"/>
          <w:szCs w:val="24"/>
          <w:shd w:val="clear" w:color="auto" w:fill="FFFFFF"/>
          <w:lang w:val="en-US"/>
        </w:rPr>
        <w:t>c</w:t>
      </w:r>
      <w:r w:rsidRPr="0080341C">
        <w:rPr>
          <w:rFonts w:cs="Times New Roman"/>
          <w:color w:val="222222"/>
          <w:szCs w:val="24"/>
          <w:shd w:val="clear" w:color="auto" w:fill="FFFFFF"/>
          <w:lang w:val="en-US"/>
        </w:rPr>
        <w:t>. – Massachusetts Institute of Technology, 1978.</w:t>
      </w:r>
      <w:bookmarkEnd w:id="99"/>
    </w:p>
    <w:p w14:paraId="34646B0D" w14:textId="77777777" w:rsidR="0010184D" w:rsidRPr="0010184D" w:rsidRDefault="0010184D" w:rsidP="009A0C3B">
      <w:pPr>
        <w:pStyle w:val="a8"/>
        <w:numPr>
          <w:ilvl w:val="0"/>
          <w:numId w:val="6"/>
        </w:numPr>
        <w:spacing w:line="276" w:lineRule="auto"/>
        <w:rPr>
          <w:lang w:val="en-US"/>
        </w:rPr>
      </w:pPr>
      <w:r w:rsidRPr="0010184D">
        <w:rPr>
          <w:lang w:val="en-US"/>
        </w:rPr>
        <w:t>Strang G. On the construction and comparison of difference schemes //SIAM Journal on Numerical Analysis. – 1968. – Т. 5. – №. 3. – С. 506-517.</w:t>
      </w:r>
      <w:bookmarkEnd w:id="97"/>
    </w:p>
    <w:p w14:paraId="0B6BAAE4" w14:textId="77777777" w:rsidR="003B21B5" w:rsidRPr="00024E84" w:rsidRDefault="003B21B5" w:rsidP="009A0C3B">
      <w:pPr>
        <w:pStyle w:val="a8"/>
        <w:numPr>
          <w:ilvl w:val="0"/>
          <w:numId w:val="6"/>
        </w:numPr>
        <w:spacing w:line="276" w:lineRule="auto"/>
        <w:rPr>
          <w:lang w:val="en-US"/>
        </w:rPr>
      </w:pPr>
      <w:bookmarkStart w:id="100" w:name="_Ref464475916"/>
      <w:r w:rsidRPr="00B1452C">
        <w:rPr>
          <w:rFonts w:cs="Times New Roman"/>
          <w:szCs w:val="24"/>
          <w:shd w:val="clear" w:color="auto" w:fill="FFFFFF"/>
          <w:lang w:val="de-DE"/>
        </w:rPr>
        <w:t xml:space="preserve">Bernabeu M. O. et al. </w:t>
      </w:r>
      <w:r w:rsidRPr="00024E84">
        <w:rPr>
          <w:rFonts w:cs="Times New Roman"/>
          <w:szCs w:val="24"/>
          <w:shd w:val="clear" w:color="auto" w:fill="FFFFFF"/>
          <w:lang w:val="en-US"/>
        </w:rPr>
        <w:t xml:space="preserve">Chaste: A case study of parallelisation of an open source finite-element solver with applications to computational cardiac electrophysiology simulation //International Journal of High Performance Computing Applications. – 2014. – </w:t>
      </w:r>
      <w:r w:rsidRPr="00024E84">
        <w:rPr>
          <w:rFonts w:cs="Times New Roman"/>
          <w:szCs w:val="24"/>
          <w:shd w:val="clear" w:color="auto" w:fill="FFFFFF"/>
        </w:rPr>
        <w:t>Т</w:t>
      </w:r>
      <w:r w:rsidRPr="00024E84">
        <w:rPr>
          <w:rFonts w:cs="Times New Roman"/>
          <w:szCs w:val="24"/>
          <w:shd w:val="clear" w:color="auto" w:fill="FFFFFF"/>
          <w:lang w:val="en-US"/>
        </w:rPr>
        <w:t xml:space="preserve">. 28. – №. 1. – </w:t>
      </w:r>
      <w:r w:rsidRPr="00024E84">
        <w:rPr>
          <w:rFonts w:cs="Times New Roman"/>
          <w:szCs w:val="24"/>
          <w:shd w:val="clear" w:color="auto" w:fill="FFFFFF"/>
        </w:rPr>
        <w:t>С</w:t>
      </w:r>
      <w:r w:rsidRPr="00024E84">
        <w:rPr>
          <w:rFonts w:cs="Times New Roman"/>
          <w:szCs w:val="24"/>
          <w:shd w:val="clear" w:color="auto" w:fill="FFFFFF"/>
          <w:lang w:val="en-US"/>
        </w:rPr>
        <w:t>. 13-32.</w:t>
      </w:r>
      <w:bookmarkEnd w:id="98"/>
      <w:bookmarkEnd w:id="100"/>
      <w:r w:rsidRPr="00024E84">
        <w:rPr>
          <w:rFonts w:cs="Times New Roman"/>
          <w:szCs w:val="24"/>
          <w:shd w:val="clear" w:color="auto" w:fill="FFFFFF"/>
          <w:lang w:val="en-US"/>
        </w:rPr>
        <w:t xml:space="preserve"> </w:t>
      </w:r>
    </w:p>
    <w:p w14:paraId="3C87A626" w14:textId="77777777" w:rsidR="003B21B5" w:rsidRPr="00024E84" w:rsidRDefault="003B21B5" w:rsidP="009A0C3B">
      <w:pPr>
        <w:pStyle w:val="a8"/>
        <w:numPr>
          <w:ilvl w:val="0"/>
          <w:numId w:val="6"/>
        </w:numPr>
        <w:spacing w:line="276" w:lineRule="auto"/>
        <w:rPr>
          <w:lang w:val="en-US"/>
        </w:rPr>
      </w:pPr>
      <w:bookmarkStart w:id="101" w:name="_Ref464425581"/>
      <w:r w:rsidRPr="00024E84">
        <w:rPr>
          <w:lang w:val="en-US"/>
        </w:rPr>
        <w:t xml:space="preserve">Sundnes J., Lines G. T., Tveito A. An operator splitting method for solving the bidomain equations coupled to a volume conductor model for the torso //Mathematical biosciences. – 2005. – </w:t>
      </w:r>
      <w:r w:rsidRPr="00024E84">
        <w:t>Т</w:t>
      </w:r>
      <w:r w:rsidRPr="00024E84">
        <w:rPr>
          <w:lang w:val="en-US"/>
        </w:rPr>
        <w:t xml:space="preserve">. 194. – №. 2. – </w:t>
      </w:r>
      <w:r w:rsidRPr="00024E84">
        <w:t>С</w:t>
      </w:r>
      <w:r w:rsidRPr="00024E84">
        <w:rPr>
          <w:lang w:val="en-US"/>
        </w:rPr>
        <w:t>. 233-248.</w:t>
      </w:r>
      <w:bookmarkEnd w:id="101"/>
    </w:p>
    <w:p w14:paraId="3AFDD7EC" w14:textId="77777777" w:rsidR="00255841" w:rsidRPr="0092071C" w:rsidRDefault="003B21B5" w:rsidP="009A0C3B">
      <w:pPr>
        <w:pStyle w:val="a8"/>
        <w:numPr>
          <w:ilvl w:val="0"/>
          <w:numId w:val="6"/>
        </w:numPr>
        <w:spacing w:line="276" w:lineRule="auto"/>
        <w:rPr>
          <w:rFonts w:cs="Times New Roman"/>
          <w:szCs w:val="24"/>
          <w:lang w:val="en-US"/>
        </w:rPr>
      </w:pPr>
      <w:bookmarkStart w:id="102" w:name="_Ref447142057"/>
      <w:r w:rsidRPr="00B1452C">
        <w:rPr>
          <w:rFonts w:cs="Times New Roman"/>
          <w:szCs w:val="24"/>
          <w:shd w:val="clear" w:color="auto" w:fill="FFFFFF"/>
          <w:lang w:val="de-DE"/>
        </w:rPr>
        <w:t xml:space="preserve">Santos R. W. et al. </w:t>
      </w:r>
      <w:r w:rsidRPr="00024E84">
        <w:rPr>
          <w:rFonts w:cs="Times New Roman"/>
          <w:szCs w:val="24"/>
          <w:shd w:val="clear" w:color="auto" w:fill="FFFFFF"/>
          <w:lang w:val="en-US"/>
        </w:rPr>
        <w:t xml:space="preserve">Parallel multigrid preconditioner for the cardiac bidomain model //Biomedical Engineering, IEEE Transactions on. – 2004. – </w:t>
      </w:r>
      <w:r w:rsidRPr="00024E84">
        <w:rPr>
          <w:rFonts w:cs="Times New Roman"/>
          <w:szCs w:val="24"/>
          <w:shd w:val="clear" w:color="auto" w:fill="FFFFFF"/>
        </w:rPr>
        <w:t>Т</w:t>
      </w:r>
      <w:r w:rsidRPr="00024E84">
        <w:rPr>
          <w:rFonts w:cs="Times New Roman"/>
          <w:szCs w:val="24"/>
          <w:shd w:val="clear" w:color="auto" w:fill="FFFFFF"/>
          <w:lang w:val="en-US"/>
        </w:rPr>
        <w:t xml:space="preserve">. 51. – №. </w:t>
      </w:r>
      <w:r w:rsidRPr="00024E84">
        <w:rPr>
          <w:rFonts w:cs="Times New Roman"/>
          <w:szCs w:val="24"/>
          <w:shd w:val="clear" w:color="auto" w:fill="FFFFFF"/>
        </w:rPr>
        <w:t>11. – С. 1960-1968.</w:t>
      </w:r>
      <w:bookmarkEnd w:id="102"/>
    </w:p>
    <w:p w14:paraId="37514397" w14:textId="77777777" w:rsidR="0092071C" w:rsidRPr="0080341C" w:rsidRDefault="0092071C" w:rsidP="009A0C3B">
      <w:pPr>
        <w:numPr>
          <w:ilvl w:val="0"/>
          <w:numId w:val="6"/>
        </w:numPr>
        <w:rPr>
          <w:szCs w:val="24"/>
          <w:lang w:val="en-US"/>
        </w:rPr>
      </w:pPr>
      <w:bookmarkStart w:id="103" w:name="_Ref456101697"/>
      <w:r w:rsidRPr="0080341C">
        <w:rPr>
          <w:szCs w:val="24"/>
          <w:lang w:val="en-US"/>
        </w:rPr>
        <w:t>Vázquez M. et al. Alya Red CCM: HPC-Based Cardiac Computational Modelling //Selected Topics of Computational and Experimental Fluid Mechanics. – Springer International Publishing, 2015. – С. 189-207.</w:t>
      </w:r>
      <w:bookmarkEnd w:id="103"/>
    </w:p>
    <w:p w14:paraId="439ABCF1" w14:textId="77777777" w:rsidR="0092071C" w:rsidRPr="0080341C" w:rsidRDefault="0092071C" w:rsidP="009A0C3B">
      <w:pPr>
        <w:numPr>
          <w:ilvl w:val="0"/>
          <w:numId w:val="6"/>
        </w:numPr>
        <w:rPr>
          <w:szCs w:val="24"/>
          <w:lang w:val="en-US"/>
        </w:rPr>
      </w:pPr>
      <w:bookmarkStart w:id="104" w:name="_Ref456104550"/>
      <w:r w:rsidRPr="0080341C">
        <w:rPr>
          <w:szCs w:val="24"/>
          <w:lang w:val="en-US"/>
        </w:rPr>
        <w:t>Richards D. F. et al. Towards real-time simulation of cardiac electrophysiology in a human heart at high resolution //Computer methods in biomechanics and biomedical engineering. – 2013. – Т. 16. – №. 7. – С. 802-805.</w:t>
      </w:r>
      <w:bookmarkEnd w:id="104"/>
    </w:p>
    <w:p w14:paraId="224F2F29" w14:textId="77777777" w:rsidR="0092071C" w:rsidRPr="0080341C" w:rsidRDefault="0092071C" w:rsidP="009A0C3B">
      <w:pPr>
        <w:numPr>
          <w:ilvl w:val="0"/>
          <w:numId w:val="6"/>
        </w:numPr>
        <w:rPr>
          <w:szCs w:val="24"/>
          <w:lang w:val="en-US"/>
        </w:rPr>
      </w:pPr>
      <w:bookmarkStart w:id="105" w:name="_Ref456122080"/>
      <w:r w:rsidRPr="0080341C">
        <w:rPr>
          <w:szCs w:val="24"/>
          <w:lang w:val="en-US"/>
        </w:rPr>
        <w:t>Trayanova N. A. Whole-heart modeling applications to cardiac electrophysiology and electromechanics // Circulation research. – 2011. – Т. 108. – №. 1. – С. 113-128.</w:t>
      </w:r>
      <w:bookmarkEnd w:id="105"/>
    </w:p>
    <w:p w14:paraId="52D107EB" w14:textId="77777777" w:rsidR="0092071C" w:rsidRPr="00CE4D7A" w:rsidRDefault="0092071C" w:rsidP="009A0C3B">
      <w:pPr>
        <w:numPr>
          <w:ilvl w:val="0"/>
          <w:numId w:val="6"/>
        </w:numPr>
        <w:rPr>
          <w:szCs w:val="24"/>
          <w:lang w:val="en-US"/>
        </w:rPr>
      </w:pPr>
      <w:bookmarkStart w:id="106" w:name="_Ref456136698"/>
      <w:r w:rsidRPr="0080341C">
        <w:rPr>
          <w:szCs w:val="24"/>
          <w:lang w:val="en-US"/>
        </w:rPr>
        <w:t>Chapelle D., Collin A., Gerbeau J.-F. A surface-based electrophysiology model relying on asymptotic analysis and motivated by cardiac atria modeling // Mathematical Models and Methods in Applied Sciences, World Scientific Publishing. – 2013. – Vol. 23, No. 14. – P. 2749–2776.</w:t>
      </w:r>
      <w:bookmarkEnd w:id="106"/>
    </w:p>
    <w:p w14:paraId="38299BE9" w14:textId="77777777" w:rsidR="00CE4D7A" w:rsidRPr="0080341C" w:rsidRDefault="00CE4D7A" w:rsidP="009A0C3B">
      <w:pPr>
        <w:numPr>
          <w:ilvl w:val="0"/>
          <w:numId w:val="6"/>
        </w:numPr>
        <w:rPr>
          <w:szCs w:val="24"/>
          <w:lang w:val="en-US"/>
        </w:rPr>
      </w:pPr>
      <w:bookmarkStart w:id="107" w:name="_Ref464583001"/>
      <w:r w:rsidRPr="00CE4D7A">
        <w:rPr>
          <w:szCs w:val="24"/>
          <w:lang w:val="en-US"/>
        </w:rPr>
        <w:t>Luo C., Rudy Y. A model of the ventricular cardiac action potential. Depolarization, repolarization, and their interaction //Circulation research. – 1991. – Т. 68. – №. 6. – С. 1501-1526.</w:t>
      </w:r>
      <w:bookmarkEnd w:id="107"/>
    </w:p>
    <w:p w14:paraId="2F4F15CF" w14:textId="77777777" w:rsidR="00540CDE" w:rsidRPr="00540CDE" w:rsidRDefault="005F548E" w:rsidP="009A0C3B">
      <w:pPr>
        <w:pStyle w:val="a8"/>
        <w:numPr>
          <w:ilvl w:val="0"/>
          <w:numId w:val="6"/>
        </w:numPr>
        <w:rPr>
          <w:lang w:val="en-US"/>
        </w:rPr>
      </w:pPr>
      <w:bookmarkStart w:id="108" w:name="_Ref457410478"/>
      <w:r w:rsidRPr="007D779C">
        <w:rPr>
          <w:rFonts w:eastAsiaTheme="minorEastAsia"/>
          <w:lang w:val="en-US"/>
        </w:rPr>
        <w:t>Pathmanathan P., Gray R. A. Verification of computational models of cardiac electro</w:t>
      </w:r>
      <w:r w:rsidRPr="007D779C">
        <w:rPr>
          <w:rFonts w:ascii="Cambria Math" w:eastAsiaTheme="minorEastAsia" w:hAnsi="Cambria Math" w:cs="Cambria Math"/>
          <w:lang w:val="en-US"/>
        </w:rPr>
        <w:t>‐</w:t>
      </w:r>
      <w:r w:rsidRPr="007D779C">
        <w:rPr>
          <w:rFonts w:eastAsiaTheme="minorEastAsia"/>
          <w:lang w:val="en-US"/>
        </w:rPr>
        <w:t xml:space="preserve">physiology //International journal for numerical methods in biomedical engineering. – 2014. – </w:t>
      </w:r>
      <w:r w:rsidRPr="007D779C">
        <w:rPr>
          <w:rFonts w:eastAsiaTheme="minorEastAsia"/>
        </w:rPr>
        <w:t>Т</w:t>
      </w:r>
      <w:r w:rsidRPr="007D779C">
        <w:rPr>
          <w:rFonts w:eastAsiaTheme="minorEastAsia"/>
          <w:lang w:val="en-US"/>
        </w:rPr>
        <w:t xml:space="preserve">. 30. – №. </w:t>
      </w:r>
      <w:r w:rsidRPr="007D779C">
        <w:rPr>
          <w:rFonts w:eastAsiaTheme="minorEastAsia"/>
        </w:rPr>
        <w:t>5. – С. 525-544.</w:t>
      </w:r>
      <w:bookmarkEnd w:id="108"/>
    </w:p>
    <w:p w14:paraId="080469B7" w14:textId="77777777" w:rsidR="005175D4" w:rsidRPr="00540CDE" w:rsidRDefault="008A6DA9" w:rsidP="00540CDE">
      <w:pPr>
        <w:ind w:left="709" w:firstLine="0"/>
        <w:rPr>
          <w:lang w:val="en-US"/>
        </w:rPr>
      </w:pPr>
      <w:r w:rsidRPr="00540CDE">
        <w:rPr>
          <w:lang w:val="en-US"/>
        </w:rPr>
        <w:t xml:space="preserve"> </w:t>
      </w:r>
    </w:p>
    <w:p w14:paraId="2C5837D8" w14:textId="77777777" w:rsidR="00323FCE" w:rsidRDefault="00323FCE" w:rsidP="00323FCE">
      <w:pPr>
        <w:pStyle w:val="2"/>
      </w:pPr>
      <w:bookmarkStart w:id="109" w:name="_Toc464476565"/>
      <w:r>
        <w:t>Программный пакет «Реконструкция»</w:t>
      </w:r>
      <w:bookmarkEnd w:id="109"/>
    </w:p>
    <w:p w14:paraId="4F63334F" w14:textId="77777777" w:rsidR="0018330E" w:rsidRDefault="0018330E" w:rsidP="0018330E">
      <w:pPr>
        <w:pStyle w:val="4"/>
      </w:pPr>
      <w:bookmarkStart w:id="110" w:name="_Toc464476566"/>
      <w:r>
        <w:t>Архитектура и алгоритмы пакета</w:t>
      </w:r>
      <w:bookmarkEnd w:id="110"/>
      <w:r>
        <w:t xml:space="preserve"> </w:t>
      </w:r>
    </w:p>
    <w:p w14:paraId="2BB42F5F" w14:textId="77777777" w:rsidR="0018330E" w:rsidRDefault="0018330E" w:rsidP="0018330E"/>
    <w:p w14:paraId="3A8A28E7" w14:textId="77777777" w:rsidR="0018330E" w:rsidRDefault="0018330E" w:rsidP="0018330E">
      <w:pPr>
        <w:pStyle w:val="4"/>
      </w:pPr>
      <w:bookmarkStart w:id="111" w:name="_Toc464476567"/>
      <w:r>
        <w:lastRenderedPageBreak/>
        <w:t>Используемые математические методы и инфологические модели. Сравнение с аналогами.</w:t>
      </w:r>
      <w:bookmarkEnd w:id="111"/>
    </w:p>
    <w:p w14:paraId="614FF424" w14:textId="77777777" w:rsidR="0018330E" w:rsidRDefault="0018330E" w:rsidP="0018330E"/>
    <w:p w14:paraId="5355FB31" w14:textId="77777777" w:rsidR="0018330E" w:rsidRDefault="0018330E" w:rsidP="0018330E">
      <w:pPr>
        <w:pStyle w:val="4"/>
      </w:pPr>
      <w:bookmarkStart w:id="112" w:name="_Toc464476568"/>
      <w:r>
        <w:t>Структура программы с описанием функций составных частей и связи между ними</w:t>
      </w:r>
      <w:bookmarkEnd w:id="112"/>
    </w:p>
    <w:p w14:paraId="24927925" w14:textId="77777777" w:rsidR="0018330E" w:rsidRDefault="0018330E" w:rsidP="0018330E"/>
    <w:p w14:paraId="223E3AF6" w14:textId="77777777" w:rsidR="00723DA0" w:rsidRDefault="00C47066" w:rsidP="00C47066">
      <w:pPr>
        <w:pStyle w:val="2"/>
      </w:pPr>
      <w:bookmarkStart w:id="113" w:name="_Toc464476569"/>
      <w:r w:rsidRPr="00C47066">
        <w:t>Программный пакет «Реконструкция»</w:t>
      </w:r>
      <w:bookmarkEnd w:id="113"/>
    </w:p>
    <w:p w14:paraId="4868C3E3" w14:textId="77777777" w:rsidR="0018330E" w:rsidRDefault="0018330E" w:rsidP="0018330E">
      <w:pPr>
        <w:pStyle w:val="4"/>
      </w:pPr>
      <w:bookmarkStart w:id="114" w:name="_Toc464476570"/>
      <w:r>
        <w:t>Архитектура и алгоритмы пакета</w:t>
      </w:r>
      <w:bookmarkEnd w:id="114"/>
      <w:r>
        <w:t xml:space="preserve"> </w:t>
      </w:r>
    </w:p>
    <w:p w14:paraId="762FB11B" w14:textId="77777777" w:rsidR="0018330E" w:rsidRDefault="0018330E" w:rsidP="0018330E"/>
    <w:p w14:paraId="1EAA4A41" w14:textId="77777777" w:rsidR="0018330E" w:rsidRDefault="0018330E" w:rsidP="0018330E">
      <w:pPr>
        <w:pStyle w:val="4"/>
      </w:pPr>
      <w:bookmarkStart w:id="115" w:name="_Toc464476571"/>
      <w:r>
        <w:t>Используемые математические методы и инфологические модели. Сравнение с аналогами.</w:t>
      </w:r>
      <w:bookmarkEnd w:id="115"/>
    </w:p>
    <w:p w14:paraId="05EF5365" w14:textId="77777777" w:rsidR="0018330E" w:rsidRDefault="0018330E" w:rsidP="0018330E"/>
    <w:p w14:paraId="495EEA82" w14:textId="77777777" w:rsidR="0018330E" w:rsidRDefault="0018330E" w:rsidP="0018330E">
      <w:pPr>
        <w:pStyle w:val="4"/>
      </w:pPr>
      <w:bookmarkStart w:id="116" w:name="_Toc464476572"/>
      <w:r>
        <w:t>Структура программы с описанием функций составных частей и связи между ними</w:t>
      </w:r>
      <w:bookmarkEnd w:id="116"/>
    </w:p>
    <w:p w14:paraId="59576C7E" w14:textId="77777777" w:rsidR="0018330E" w:rsidRDefault="0018330E" w:rsidP="0018330E"/>
    <w:p w14:paraId="09EA13DD" w14:textId="77777777" w:rsidR="00323FCE" w:rsidRDefault="00C47066" w:rsidP="00C47066">
      <w:pPr>
        <w:pStyle w:val="2"/>
      </w:pPr>
      <w:bookmarkStart w:id="117" w:name="_Toc464476573"/>
      <w:r>
        <w:t>Программный пакет «Лечение»</w:t>
      </w:r>
      <w:bookmarkEnd w:id="117"/>
    </w:p>
    <w:p w14:paraId="7408C2F3" w14:textId="77777777" w:rsidR="0018330E" w:rsidRDefault="0018330E" w:rsidP="0018330E">
      <w:pPr>
        <w:pStyle w:val="4"/>
      </w:pPr>
      <w:bookmarkStart w:id="118" w:name="_Toc464476574"/>
      <w:r>
        <w:t>Архитектура и алгоритмы пакета</w:t>
      </w:r>
      <w:bookmarkEnd w:id="118"/>
      <w:r>
        <w:t xml:space="preserve"> </w:t>
      </w:r>
    </w:p>
    <w:p w14:paraId="0F2BD0ED" w14:textId="77777777" w:rsidR="0018330E" w:rsidRDefault="0018330E" w:rsidP="0018330E"/>
    <w:p w14:paraId="1EFAD643" w14:textId="77777777" w:rsidR="0018330E" w:rsidRDefault="0018330E" w:rsidP="0018330E">
      <w:pPr>
        <w:pStyle w:val="4"/>
      </w:pPr>
      <w:bookmarkStart w:id="119" w:name="_Toc464476575"/>
      <w:r>
        <w:t>Используемые математические методы и инфологические модели. Сравнение с аналогами.</w:t>
      </w:r>
      <w:bookmarkEnd w:id="119"/>
    </w:p>
    <w:p w14:paraId="17FA8ABB" w14:textId="77777777" w:rsidR="0018330E" w:rsidRDefault="0018330E" w:rsidP="0018330E"/>
    <w:p w14:paraId="01A8D8DE" w14:textId="77777777" w:rsidR="0018330E" w:rsidRDefault="0018330E" w:rsidP="0018330E">
      <w:pPr>
        <w:pStyle w:val="4"/>
      </w:pPr>
      <w:bookmarkStart w:id="120" w:name="_Toc464476576"/>
      <w:r>
        <w:t>Структура программы с описанием функций составных частей и связи между ними</w:t>
      </w:r>
      <w:bookmarkEnd w:id="120"/>
    </w:p>
    <w:p w14:paraId="45946137" w14:textId="77777777" w:rsidR="0018330E" w:rsidRDefault="0018330E" w:rsidP="0018330E"/>
    <w:p w14:paraId="68624708" w14:textId="77777777" w:rsidR="00323FCE" w:rsidRDefault="00C47066" w:rsidP="00C47066">
      <w:pPr>
        <w:pStyle w:val="2"/>
      </w:pPr>
      <w:bookmarkStart w:id="121" w:name="_Toc464476577"/>
      <w:r>
        <w:t>Программный модуль «Мобильный кабинет»</w:t>
      </w:r>
      <w:bookmarkEnd w:id="121"/>
    </w:p>
    <w:p w14:paraId="1D4BF139" w14:textId="77777777" w:rsidR="0018330E" w:rsidRDefault="0018330E" w:rsidP="0018330E">
      <w:pPr>
        <w:pStyle w:val="4"/>
      </w:pPr>
      <w:bookmarkStart w:id="122" w:name="_Toc464476578"/>
      <w:r>
        <w:t>Архитектура и алгоритмы пакета</w:t>
      </w:r>
      <w:bookmarkEnd w:id="122"/>
      <w:r>
        <w:t xml:space="preserve"> </w:t>
      </w:r>
    </w:p>
    <w:p w14:paraId="0571E017" w14:textId="77777777" w:rsidR="0018330E" w:rsidRDefault="0018330E" w:rsidP="0018330E"/>
    <w:p w14:paraId="7CAE97A9" w14:textId="77777777" w:rsidR="0018330E" w:rsidRDefault="0018330E" w:rsidP="0018330E">
      <w:pPr>
        <w:pStyle w:val="4"/>
      </w:pPr>
      <w:bookmarkStart w:id="123" w:name="_Toc464476579"/>
      <w:r>
        <w:t>Используемые математические методы и инфологические модели. Сравнение с аналогами.</w:t>
      </w:r>
      <w:bookmarkEnd w:id="123"/>
    </w:p>
    <w:p w14:paraId="50FD2F45" w14:textId="77777777" w:rsidR="0018330E" w:rsidRDefault="0018330E" w:rsidP="0018330E"/>
    <w:p w14:paraId="1C0B5418" w14:textId="77777777" w:rsidR="0018330E" w:rsidRDefault="0018330E" w:rsidP="0018330E">
      <w:pPr>
        <w:pStyle w:val="4"/>
      </w:pPr>
      <w:bookmarkStart w:id="124" w:name="_Toc464476580"/>
      <w:r>
        <w:t>Структура программы с описанием функций составных частей и связи между ними</w:t>
      </w:r>
      <w:bookmarkEnd w:id="124"/>
    </w:p>
    <w:p w14:paraId="79A5D104" w14:textId="77777777" w:rsidR="00CE1053" w:rsidRPr="00CE1053" w:rsidRDefault="00CE1053" w:rsidP="00CE1053"/>
    <w:p w14:paraId="69507E69" w14:textId="77777777" w:rsidR="00CE1053" w:rsidRDefault="00CE1053" w:rsidP="00CE1053">
      <w:pPr>
        <w:pStyle w:val="2"/>
      </w:pPr>
      <w:r>
        <w:t>Программный модуль «Диагностика»</w:t>
      </w:r>
    </w:p>
    <w:p w14:paraId="500E7B01" w14:textId="77777777" w:rsidR="00CE1053" w:rsidRPr="0004369A" w:rsidRDefault="00CE1053" w:rsidP="00CE1053">
      <w:pPr>
        <w:pStyle w:val="3"/>
      </w:pPr>
      <w:r>
        <w:t>Общие сведения</w:t>
      </w:r>
    </w:p>
    <w:p w14:paraId="5691AEAD" w14:textId="77777777" w:rsidR="00CE1053" w:rsidRPr="00C2540F" w:rsidRDefault="00CE1053" w:rsidP="00CE1053">
      <w:r w:rsidRPr="00C2540F">
        <w:t>Программный модуль «Диагностика» является составной частью аппаратно-программного комплекса «Киберсердце»</w:t>
      </w:r>
      <w:ins w:id="125" w:author="Nikolai Yu. Zolotykh" w:date="2016-11-12T21:55:00Z">
        <w:r w:rsidR="00B41288">
          <w:t xml:space="preserve">. Он </w:t>
        </w:r>
      </w:ins>
      <w:del w:id="126" w:author="Nikolai Yu. Zolotykh" w:date="2016-11-12T21:54:00Z">
        <w:r w:rsidRPr="00C2540F" w:rsidDel="00B41288">
          <w:delText xml:space="preserve">, </w:delText>
        </w:r>
      </w:del>
      <w:r w:rsidRPr="00C2540F">
        <w:t xml:space="preserve">предназначен для </w:t>
      </w:r>
      <w:del w:id="127" w:author="Nikolai Yu. Zolotykh" w:date="2016-11-12T21:56:00Z">
        <w:r w:rsidRPr="00C2540F" w:rsidDel="00B41288">
          <w:delText>авт</w:delText>
        </w:r>
      </w:del>
      <w:ins w:id="128" w:author="Nikolai Yu. Zolotykh" w:date="2016-11-12T21:56:00Z">
        <w:r w:rsidR="00B41288">
          <w:t>авт</w:t>
        </w:r>
      </w:ins>
      <w:r w:rsidRPr="00C2540F">
        <w:t xml:space="preserve">оматизации постановки диагноза по имеющимся данным о пациенте. </w:t>
      </w:r>
      <w:del w:id="129" w:author="Nikolai Yu. Zolotykh" w:date="2016-11-12T21:56:00Z">
        <w:r w:rsidRPr="0031153A" w:rsidDel="00B41288">
          <w:delText>Данный п</w:delText>
        </w:r>
      </w:del>
      <w:ins w:id="130" w:author="Nikolai Yu. Zolotykh" w:date="2016-11-12T21:56:00Z">
        <w:r w:rsidR="00B41288">
          <w:t>П</w:t>
        </w:r>
      </w:ins>
      <w:r w:rsidRPr="0031153A">
        <w:t>рограммный модуль</w:t>
      </w:r>
      <w:ins w:id="131" w:author="Nikolai Yu. Zolotykh" w:date="2016-11-12T21:56:00Z">
        <w:r w:rsidR="00B41288">
          <w:t xml:space="preserve"> </w:t>
        </w:r>
        <w:r w:rsidR="00B41288" w:rsidRPr="00C2540F">
          <w:t>«Диагностика»</w:t>
        </w:r>
      </w:ins>
      <w:r w:rsidRPr="0031153A">
        <w:t xml:space="preserve">, получая на вход </w:t>
      </w:r>
      <w:r w:rsidRPr="0031153A">
        <w:lastRenderedPageBreak/>
        <w:t>разнородные данные о пациенте, должен автоматически в качестве результата предоставлять предполагаемый диагноз пациента</w:t>
      </w:r>
      <w:r w:rsidRPr="00CE1053">
        <w:t xml:space="preserve">. </w:t>
      </w:r>
      <w:r w:rsidRPr="00C2540F">
        <w:t xml:space="preserve">Модуль «Диагностика» состоит из нескольких </w:t>
      </w:r>
      <w:r w:rsidR="00A709FB">
        <w:t>подсистем</w:t>
      </w:r>
      <w:r w:rsidRPr="00C2540F">
        <w:t xml:space="preserve">: </w:t>
      </w:r>
    </w:p>
    <w:p w14:paraId="2DE71078" w14:textId="77777777" w:rsidR="00CE1053" w:rsidRPr="0031153A" w:rsidRDefault="00CE1053" w:rsidP="009A0C3B">
      <w:pPr>
        <w:pStyle w:val="a8"/>
        <w:numPr>
          <w:ilvl w:val="0"/>
          <w:numId w:val="11"/>
        </w:numPr>
        <w:spacing w:before="100" w:beforeAutospacing="1" w:afterAutospacing="1"/>
      </w:pPr>
      <w:r w:rsidRPr="0031153A">
        <w:t>«Сегментация сигнала ЭКГ»</w:t>
      </w:r>
      <w:ins w:id="132" w:author="sergey" w:date="2016-10-25T15:45:00Z">
        <w:r w:rsidR="00E57231">
          <w:t>.</w:t>
        </w:r>
      </w:ins>
      <w:del w:id="133" w:author="sergey" w:date="2016-10-25T15:45:00Z">
        <w:r w:rsidRPr="0031153A" w:rsidDel="00E57231">
          <w:delText>;</w:delText>
        </w:r>
      </w:del>
    </w:p>
    <w:p w14:paraId="146F9B78" w14:textId="77777777" w:rsidR="00CE1053" w:rsidRPr="0031153A" w:rsidRDefault="00CE1053" w:rsidP="009A0C3B">
      <w:pPr>
        <w:pStyle w:val="a8"/>
        <w:numPr>
          <w:ilvl w:val="0"/>
          <w:numId w:val="11"/>
        </w:numPr>
        <w:spacing w:before="100" w:beforeAutospacing="1" w:afterAutospacing="1"/>
      </w:pPr>
      <w:del w:id="134" w:author="Nikolai Yu. Zolotykh" w:date="2016-10-25T16:09:00Z">
        <w:r w:rsidRPr="0031153A" w:rsidDel="00F96A19">
          <w:delText xml:space="preserve"> </w:delText>
        </w:r>
      </w:del>
      <w:r w:rsidRPr="0031153A">
        <w:t>«Синтез признаков»</w:t>
      </w:r>
      <w:ins w:id="135" w:author="sergey" w:date="2016-10-25T15:45:00Z">
        <w:r w:rsidR="00E57231">
          <w:t>.</w:t>
        </w:r>
      </w:ins>
      <w:del w:id="136" w:author="sergey" w:date="2016-10-25T15:45:00Z">
        <w:r w:rsidRPr="0031153A" w:rsidDel="00E57231">
          <w:delText>;</w:delText>
        </w:r>
      </w:del>
    </w:p>
    <w:p w14:paraId="18AC1633" w14:textId="77777777" w:rsidR="00CE1053" w:rsidRPr="0031153A" w:rsidRDefault="00CE1053" w:rsidP="009A0C3B">
      <w:pPr>
        <w:pStyle w:val="a8"/>
        <w:numPr>
          <w:ilvl w:val="0"/>
          <w:numId w:val="11"/>
        </w:numPr>
        <w:spacing w:before="100" w:beforeAutospacing="1" w:afterAutospacing="1"/>
      </w:pPr>
      <w:del w:id="137" w:author="Nikolai Yu. Zolotykh" w:date="2016-10-25T16:09:00Z">
        <w:r w:rsidRPr="0031153A" w:rsidDel="00F96A19">
          <w:delText xml:space="preserve"> </w:delText>
        </w:r>
      </w:del>
      <w:r w:rsidRPr="0031153A">
        <w:t>«Прямые методы диагностики»</w:t>
      </w:r>
      <w:ins w:id="138" w:author="sergey" w:date="2016-10-25T15:45:00Z">
        <w:r w:rsidR="00E57231">
          <w:t>.</w:t>
        </w:r>
      </w:ins>
      <w:del w:id="139" w:author="sergey" w:date="2016-10-25T15:45:00Z">
        <w:r w:rsidRPr="0031153A" w:rsidDel="00E57231">
          <w:delText>;</w:delText>
        </w:r>
      </w:del>
    </w:p>
    <w:p w14:paraId="1CDC6092" w14:textId="77777777" w:rsidR="00CE1053" w:rsidRPr="0031153A" w:rsidRDefault="00CE1053" w:rsidP="009A0C3B">
      <w:pPr>
        <w:pStyle w:val="a8"/>
        <w:numPr>
          <w:ilvl w:val="0"/>
          <w:numId w:val="11"/>
        </w:numPr>
        <w:spacing w:before="100" w:beforeAutospacing="1" w:afterAutospacing="1"/>
      </w:pPr>
      <w:del w:id="140" w:author="Nikolai Yu. Zolotykh" w:date="2016-10-25T16:09:00Z">
        <w:r w:rsidRPr="0031153A" w:rsidDel="00F96A19">
          <w:delText xml:space="preserve"> </w:delText>
        </w:r>
      </w:del>
      <w:r w:rsidRPr="0031153A">
        <w:t xml:space="preserve">«Методы машинного обучения для постановки диагноза». </w:t>
      </w:r>
    </w:p>
    <w:p w14:paraId="4D7183CD" w14:textId="77777777" w:rsidR="00AD4680" w:rsidRPr="00B41288" w:rsidRDefault="00CE1053" w:rsidP="00AD4680">
      <w:r>
        <w:t xml:space="preserve">На первом этапе </w:t>
      </w:r>
      <w:del w:id="141" w:author="Nikolai Yu. Zolotykh" w:date="2016-10-25T16:04:00Z">
        <w:r w:rsidDel="00F96A19">
          <w:delText xml:space="preserve">работ </w:delText>
        </w:r>
      </w:del>
      <w:r>
        <w:t>был выполнен</w:t>
      </w:r>
      <w:r w:rsidRPr="00CE1053">
        <w:t xml:space="preserve"> </w:t>
      </w:r>
      <w:r>
        <w:t xml:space="preserve">обзор литературы и анализ </w:t>
      </w:r>
      <w:r w:rsidR="00A709FB">
        <w:t>существующих решений для каждой</w:t>
      </w:r>
      <w:r>
        <w:t xml:space="preserve"> из под</w:t>
      </w:r>
      <w:r w:rsidR="00A709FB">
        <w:t>систем</w:t>
      </w:r>
      <w:r>
        <w:t xml:space="preserve">. В частности, </w:t>
      </w:r>
      <w:ins w:id="142" w:author="Nikolai Yu. Zolotykh" w:date="2016-10-25T16:05:00Z">
        <w:r w:rsidR="00F96A19">
          <w:t xml:space="preserve">было выявлено, что </w:t>
        </w:r>
      </w:ins>
      <w:r>
        <w:t>в области сегментации сигнала ЭКГ</w:t>
      </w:r>
      <w:r w:rsidR="00CF14BD">
        <w:t xml:space="preserve"> самыми передовыми являются алгоритмы, использующие вейвле</w:t>
      </w:r>
      <w:r w:rsidR="005F4DE9">
        <w:t xml:space="preserve">т образы для выделения значимых точек различных комплексов сигнала ЭКГ </w:t>
      </w:r>
      <w:r w:rsidR="005F4DE9" w:rsidRPr="005F4DE9">
        <w:t>[</w:t>
      </w:r>
      <w:r w:rsidR="005F4DE9">
        <w:rPr>
          <w:lang w:val="en-US"/>
        </w:rPr>
        <w:t>diag</w:t>
      </w:r>
      <w:r w:rsidR="005F4DE9">
        <w:t xml:space="preserve">_1 </w:t>
      </w:r>
      <w:del w:id="143" w:author="Nikolai Yu. Zolotykh" w:date="2016-11-12T21:56:00Z">
        <w:r w:rsidR="005F4DE9" w:rsidDel="00B41288">
          <w:delText>-</w:delText>
        </w:r>
        <w:r w:rsidR="005F4DE9" w:rsidRPr="005F4DE9" w:rsidDel="00B41288">
          <w:delText xml:space="preserve"> </w:delText>
        </w:r>
      </w:del>
      <w:ins w:id="144" w:author="Nikolai Yu. Zolotykh" w:date="2016-11-12T21:56:00Z">
        <w:r w:rsidR="00B41288">
          <w:t>–</w:t>
        </w:r>
      </w:ins>
      <w:ins w:id="145" w:author="Nikolai Yu. Zolotykh" w:date="2016-11-12T21:57:00Z">
        <w:r w:rsidR="00B41288">
          <w:t xml:space="preserve"> </w:t>
        </w:r>
      </w:ins>
      <w:r w:rsidR="005F4DE9">
        <w:rPr>
          <w:lang w:val="en-US"/>
        </w:rPr>
        <w:t>diag</w:t>
      </w:r>
      <w:r w:rsidR="005F4DE9" w:rsidRPr="005F4DE9">
        <w:t>_4].</w:t>
      </w:r>
      <w:r w:rsidR="005F4DE9">
        <w:t xml:space="preserve"> Большинство данных алгоритмов сегментации сигнала ЭКГ отсутствуют в открытом доступе в виде программных пакетов. Так</w:t>
      </w:r>
      <w:del w:id="146" w:author="Nikolai Yu. Zolotykh" w:date="2016-10-25T16:06:00Z">
        <w:r w:rsidR="005F4DE9" w:rsidDel="00F96A19">
          <w:delText xml:space="preserve"> </w:delText>
        </w:r>
      </w:del>
      <w:r w:rsidR="005F4DE9">
        <w:t xml:space="preserve">же стоит отметить, что </w:t>
      </w:r>
      <w:del w:id="147" w:author="Nikolai Yu. Zolotykh" w:date="2016-10-25T16:07:00Z">
        <w:r w:rsidR="005F4DE9" w:rsidDel="00F96A19">
          <w:delText>в статьях</w:delText>
        </w:r>
      </w:del>
      <w:ins w:id="148" w:author="Nikolai Yu. Zolotykh" w:date="2016-10-25T16:07:00Z">
        <w:r w:rsidR="00F96A19">
          <w:t>в литературе</w:t>
        </w:r>
      </w:ins>
      <w:r w:rsidR="005F4DE9">
        <w:t xml:space="preserve"> рассматривается достаточно узкий спектр сегментируемых морфологий сигнала ЭКГ</w:t>
      </w:r>
      <w:ins w:id="149" w:author="Nikolai Yu. Zolotykh" w:date="2016-10-25T16:07:00Z">
        <w:r w:rsidR="00F96A19">
          <w:t>, поэтому следует считать, что</w:t>
        </w:r>
      </w:ins>
      <w:del w:id="150" w:author="Nikolai Yu. Zolotykh" w:date="2016-10-25T16:07:00Z">
        <w:r w:rsidR="005F4DE9" w:rsidDel="00F96A19">
          <w:delText>. Отчасти из-за этого</w:delText>
        </w:r>
      </w:del>
      <w:r w:rsidR="005F4DE9">
        <w:t xml:space="preserve"> проблема не является полностью решенной:</w:t>
      </w:r>
      <w:r w:rsidR="007C4923">
        <w:t xml:space="preserve"> </w:t>
      </w:r>
      <w:ins w:id="151" w:author="Nikolai Yu. Zolotykh" w:date="2016-10-25T16:07:00Z">
        <w:r w:rsidR="00F96A19">
          <w:t xml:space="preserve">форма сигнала </w:t>
        </w:r>
      </w:ins>
      <w:ins w:id="152" w:author="Nikolai Yu. Zolotykh" w:date="2016-10-25T16:08:00Z">
        <w:r w:rsidR="00F96A19">
          <w:t xml:space="preserve">(и его </w:t>
        </w:r>
      </w:ins>
      <w:ins w:id="153" w:author="Nikolai Yu. Zolotykh" w:date="2016-11-12T21:57:00Z">
        <w:r w:rsidR="00B41288">
          <w:t>в</w:t>
        </w:r>
      </w:ins>
      <w:ins w:id="154" w:author="Nikolai Yu. Zolotykh" w:date="2016-10-25T16:08:00Z">
        <w:r w:rsidR="00F96A19">
          <w:t>ей</w:t>
        </w:r>
      </w:ins>
      <w:ins w:id="155" w:author="Nikolai Yu. Zolotykh" w:date="2016-11-12T21:57:00Z">
        <w:r w:rsidR="00B41288">
          <w:t>в</w:t>
        </w:r>
      </w:ins>
      <w:ins w:id="156" w:author="Nikolai Yu. Zolotykh" w:date="2016-10-25T16:08:00Z">
        <w:r w:rsidR="00F96A19">
          <w:t xml:space="preserve">лет-образы) </w:t>
        </w:r>
      </w:ins>
      <w:ins w:id="157" w:author="Nikolai Yu. Zolotykh" w:date="2016-10-25T16:07:00Z">
        <w:r w:rsidR="00F96A19">
          <w:t>мо</w:t>
        </w:r>
      </w:ins>
      <w:ins w:id="158" w:author="Nikolai Yu. Zolotykh" w:date="2016-10-25T16:09:00Z">
        <w:r w:rsidR="00F96A19">
          <w:t>гут</w:t>
        </w:r>
      </w:ins>
      <w:ins w:id="159" w:author="Nikolai Yu. Zolotykh" w:date="2016-10-25T16:07:00Z">
        <w:r w:rsidR="00F96A19">
          <w:t xml:space="preserve"> </w:t>
        </w:r>
      </w:ins>
      <w:ins w:id="160" w:author="Nikolai Yu. Zolotykh" w:date="2016-10-25T16:08:00Z">
        <w:r w:rsidR="00F96A19">
          <w:t>варьироваться в очень широких пределах</w:t>
        </w:r>
      </w:ins>
      <w:del w:id="161" w:author="Nikolai Yu. Zolotykh" w:date="2016-10-25T16:08:00Z">
        <w:r w:rsidR="007C4923" w:rsidDel="00F96A19">
          <w:delText>сигнал может иметь совершенно различный вид (соответственно, совершенно различные от ранее изученных вейвлет-образы)</w:delText>
        </w:r>
      </w:del>
      <w:r w:rsidR="007C4923">
        <w:t>.</w:t>
      </w:r>
      <w:r w:rsidR="00A709FB">
        <w:t xml:space="preserve"> </w:t>
      </w:r>
      <w:del w:id="162" w:author="Nikolai Yu. Zolotykh" w:date="2016-11-12T21:57:00Z">
        <w:r w:rsidR="00A709FB" w:rsidRPr="00947B5C" w:rsidDel="00B41288">
          <w:delText>Во время работы над подсистемой</w:delText>
        </w:r>
        <w:r w:rsidR="00AD4680" w:rsidRPr="00302715" w:rsidDel="00B41288">
          <w:delText xml:space="preserve"> «Методы машинного обучения» наше внимание привлекло повсеместное использование сетей во всех научных областях – социологии, медицине, компьютерных науках, физике и др. Поэтому </w:delText>
        </w:r>
      </w:del>
      <w:ins w:id="163" w:author="Nikolai Yu. Zolotykh" w:date="2016-11-12T21:57:00Z">
        <w:r w:rsidR="00B41288">
          <w:t>Б</w:t>
        </w:r>
      </w:ins>
      <w:del w:id="164" w:author="Nikolai Yu. Zolotykh" w:date="2016-11-12T21:57:00Z">
        <w:r w:rsidR="00AD4680" w:rsidRPr="00302715" w:rsidDel="00B41288">
          <w:delText>б</w:delText>
        </w:r>
      </w:del>
      <w:r w:rsidR="00AD4680" w:rsidRPr="00302715">
        <w:t xml:space="preserve">ыло </w:t>
      </w:r>
      <w:ins w:id="165" w:author="Nikolai Yu. Zolotykh" w:date="2016-11-12T21:57:00Z">
        <w:r w:rsidR="00B41288">
          <w:t xml:space="preserve">также </w:t>
        </w:r>
      </w:ins>
      <w:r w:rsidR="00AD4680" w:rsidRPr="00302715">
        <w:t xml:space="preserve">принято решение рассмотреть возможные способы использования сетевых структур </w:t>
      </w:r>
      <w:r w:rsidR="00AD4680" w:rsidRPr="00947B5C">
        <w:t xml:space="preserve">для извлечения максимальной выгоды в плане визуализации и поиска скрытой информации и ранее неисследованных закономерностей. Подход </w:t>
      </w:r>
      <w:r w:rsidR="00AD4680" w:rsidRPr="00947B5C">
        <w:rPr>
          <w:lang w:val="en-GB"/>
        </w:rPr>
        <w:t>M</w:t>
      </w:r>
      <w:r w:rsidR="00AD4680" w:rsidRPr="00947B5C">
        <w:t xml:space="preserve">. </w:t>
      </w:r>
      <w:r w:rsidR="00AD4680" w:rsidRPr="00947B5C">
        <w:rPr>
          <w:lang w:val="en-GB"/>
        </w:rPr>
        <w:t>Zanin</w:t>
      </w:r>
      <w:r w:rsidR="00AD4680" w:rsidRPr="00947B5C">
        <w:t xml:space="preserve"> и </w:t>
      </w:r>
      <w:r w:rsidR="00B72159" w:rsidRPr="00947B5C">
        <w:t xml:space="preserve">S. Boccaletti </w:t>
      </w:r>
      <w:ins w:id="166" w:author="Артем Рыблов" w:date="2016-11-05T22:37:00Z">
        <w:r w:rsidR="003F6E35" w:rsidRPr="00B41288">
          <w:rPr>
            <w:rPrChange w:id="167" w:author="Nikolai Yu. Zolotykh" w:date="2016-11-12T20:44:00Z">
              <w:rPr>
                <w:lang w:val="en-GB"/>
              </w:rPr>
            </w:rPrChange>
          </w:rPr>
          <w:t xml:space="preserve">[19] </w:t>
        </w:r>
      </w:ins>
      <w:r w:rsidR="00B72159" w:rsidRPr="00947B5C">
        <w:t xml:space="preserve">позволяет представить изолированные, возможно разнородные скаляры в виде сетей. Конечный результат </w:t>
      </w:r>
      <w:ins w:id="168" w:author="Nikolai Yu. Zolotykh" w:date="2016-11-12T21:58:00Z">
        <w:r w:rsidR="00B41288">
          <w:t>–</w:t>
        </w:r>
      </w:ins>
      <w:del w:id="169" w:author="Nikolai Yu. Zolotykh" w:date="2016-11-12T21:58:00Z">
        <w:r w:rsidR="00B72159" w:rsidRPr="00947B5C" w:rsidDel="00B41288">
          <w:delText>-</w:delText>
        </w:r>
      </w:del>
      <w:r w:rsidR="00B72159" w:rsidRPr="00947B5C">
        <w:t xml:space="preserve"> это создание сети для каждого пациента, где узлы представляют признаки, а связи между узлами взвешены в соответствии с отклонением между значениями двух признаков и соответствующим им типичным отношением в пределах изучаемой выборки.</w:t>
      </w:r>
      <w:ins w:id="170" w:author="Артем Рыблов" w:date="2016-11-05T22:28:00Z">
        <w:r w:rsidR="003F6E35">
          <w:t xml:space="preserve"> </w:t>
        </w:r>
      </w:ins>
      <w:ins w:id="171" w:author="Nikolai Yu. Zolotykh" w:date="2016-11-12T21:58:00Z">
        <w:r w:rsidR="00B41288">
          <w:t>После этого</w:t>
        </w:r>
      </w:ins>
      <w:ins w:id="172" w:author="Артем Рыблов" w:date="2016-11-05T22:28:00Z">
        <w:del w:id="173" w:author="Nikolai Yu. Zolotykh" w:date="2016-11-12T21:58:00Z">
          <w:r w:rsidR="003F6E35" w:rsidRPr="003F6E35" w:rsidDel="00B41288">
            <w:delText>Затем</w:delText>
          </w:r>
        </w:del>
        <w:r w:rsidR="003F6E35" w:rsidRPr="003F6E35">
          <w:t xml:space="preserve"> сеть </w:t>
        </w:r>
        <w:r w:rsidR="003F6E35">
          <w:t>описывается</w:t>
        </w:r>
        <w:r w:rsidR="003F6E35" w:rsidRPr="003F6E35">
          <w:t xml:space="preserve"> с помощью топологических индексов</w:t>
        </w:r>
        <w:r w:rsidR="003F6E35">
          <w:t xml:space="preserve">, тем самым образуя новый набор </w:t>
        </w:r>
        <w:r w:rsidR="003F6E35" w:rsidRPr="003F6E35">
          <w:t>набор</w:t>
        </w:r>
        <w:del w:id="174" w:author="Nikolai Yu. Zolotykh" w:date="2016-11-12T21:58:00Z">
          <w:r w:rsidR="003F6E35" w:rsidRPr="003F6E35" w:rsidDel="00B41288">
            <w:delText>е</w:delText>
          </w:r>
        </w:del>
        <w:r w:rsidR="003F6E35" w:rsidRPr="003F6E35">
          <w:t xml:space="preserve"> данных, </w:t>
        </w:r>
      </w:ins>
      <w:ins w:id="175" w:author="Артем Рыблов" w:date="2016-11-05T22:39:00Z">
        <w:r w:rsidR="003F6E35">
          <w:t xml:space="preserve">который </w:t>
        </w:r>
      </w:ins>
      <w:ins w:id="176" w:author="Артем Рыблов" w:date="2016-11-07T00:39:00Z">
        <w:r w:rsidR="001A6BB3">
          <w:t>используется</w:t>
        </w:r>
      </w:ins>
      <w:ins w:id="177" w:author="Артем Рыблов" w:date="2016-11-05T22:39:00Z">
        <w:r w:rsidR="003F6E35">
          <w:t xml:space="preserve"> для постановки диагноза с помощью </w:t>
        </w:r>
      </w:ins>
      <w:ins w:id="178" w:author="Артем Рыблов" w:date="2016-11-05T22:41:00Z">
        <w:r w:rsidR="003F6E35">
          <w:t>классических</w:t>
        </w:r>
      </w:ins>
      <w:ins w:id="179" w:author="Артем Рыблов" w:date="2016-11-05T22:28:00Z">
        <w:r w:rsidR="003F6E35">
          <w:t xml:space="preserve"> методов</w:t>
        </w:r>
        <w:r w:rsidR="003F6E35" w:rsidRPr="003F6E35">
          <w:t xml:space="preserve"> машинного обучения.</w:t>
        </w:r>
      </w:ins>
    </w:p>
    <w:p w14:paraId="16DA233F" w14:textId="77777777" w:rsidR="007C4923" w:rsidRPr="00FF52CA" w:rsidRDefault="007C4923" w:rsidP="00CE1053">
      <w:pPr>
        <w:rPr>
          <w:rFonts w:ascii="Times New Roman" w:hAnsi="Times New Roman" w:cs="Times New Roman"/>
        </w:rPr>
      </w:pPr>
      <w:r>
        <w:t>Архитектура</w:t>
      </w:r>
      <w:ins w:id="180" w:author="Артем Рыблов" w:date="2016-11-05T22:41:00Z">
        <w:r w:rsidR="003F6E35">
          <w:t xml:space="preserve"> всех</w:t>
        </w:r>
      </w:ins>
      <w:r>
        <w:t xml:space="preserve"> </w:t>
      </w:r>
      <w:r w:rsidR="00A709FB">
        <w:t>подсистем</w:t>
      </w:r>
      <w:ins w:id="181" w:author="Артем Рыблов" w:date="2016-11-05T22:42:00Z">
        <w:r w:rsidR="003F6E35">
          <w:t xml:space="preserve"> </w:t>
        </w:r>
      </w:ins>
      <w:del w:id="182" w:author="Артем Рыблов" w:date="2016-11-05T22:42:00Z">
        <w:r w:rsidDel="003F6E35">
          <w:delText xml:space="preserve"> </w:delText>
        </w:r>
        <w:r w:rsidRPr="0031153A" w:rsidDel="003F6E35">
          <w:delText>«Сегментация сигнала ЭКГ»</w:delText>
        </w:r>
        <w:r w:rsidR="00406137" w:rsidDel="003F6E35">
          <w:delText xml:space="preserve">, </w:delText>
        </w:r>
        <w:r w:rsidR="006A55F5" w:rsidDel="003F6E35">
          <w:delText>«Синтез Признаков»</w:delText>
        </w:r>
      </w:del>
      <w:ins w:id="183" w:author="sergey" w:date="2016-10-25T15:45:00Z">
        <w:del w:id="184" w:author="Артем Рыблов" w:date="2016-11-05T22:42:00Z">
          <w:r w:rsidR="00E57231" w:rsidDel="003F6E35">
            <w:delText>, «Прямые методы диагностики»</w:delText>
          </w:r>
        </w:del>
      </w:ins>
      <w:del w:id="185" w:author="Артем Рыблов" w:date="2016-11-05T22:42:00Z">
        <w:r w:rsidDel="003F6E35">
          <w:delText xml:space="preserve"> </w:delText>
        </w:r>
        <w:r w:rsidR="00A709FB" w:rsidDel="003F6E35">
          <w:delText>и части подсистемы</w:delText>
        </w:r>
        <w:r w:rsidR="00406137" w:rsidDel="003F6E35">
          <w:delText xml:space="preserve"> </w:delText>
        </w:r>
        <w:r w:rsidR="00406137" w:rsidDel="003F6E35">
          <w:rPr>
            <w:rFonts w:cs="Times New Roman"/>
            <w:szCs w:val="24"/>
          </w:rPr>
          <w:delText>«Методы машинного обучения», ответственной за графовый подход</w:delText>
        </w:r>
        <w:r w:rsidR="00406137" w:rsidDel="003F6E35">
          <w:delText xml:space="preserve">, </w:delText>
        </w:r>
      </w:del>
      <w:r>
        <w:t>ПП «Диагностика»</w:t>
      </w:r>
      <w:r w:rsidR="00FF52CA">
        <w:t xml:space="preserve"> </w:t>
      </w:r>
      <w:r w:rsidR="00FF52CA">
        <w:rPr>
          <w:rFonts w:ascii="Times New Roman" w:hAnsi="Times New Roman" w:cs="Times New Roman"/>
        </w:rPr>
        <w:t xml:space="preserve">проектируется в рамках объектно-ориентированной методологии. Ответственности программных блоков максимально разделяются. </w:t>
      </w:r>
      <w:r w:rsidR="00A709FB">
        <w:rPr>
          <w:rFonts w:ascii="Times New Roman" w:hAnsi="Times New Roman" w:cs="Times New Roman"/>
        </w:rPr>
        <w:t>Подсистемы реализованы</w:t>
      </w:r>
      <w:r w:rsidR="00FF52CA">
        <w:rPr>
          <w:rFonts w:ascii="Times New Roman" w:hAnsi="Times New Roman" w:cs="Times New Roman"/>
        </w:rPr>
        <w:t xml:space="preserve"> на </w:t>
      </w:r>
      <w:del w:id="186" w:author="Артем Рыблов" w:date="2016-11-05T22:52:00Z">
        <w:r w:rsidR="00FF52CA" w:rsidDel="003F6E35">
          <w:rPr>
            <w:rFonts w:ascii="Times New Roman" w:hAnsi="Times New Roman" w:cs="Times New Roman"/>
          </w:rPr>
          <w:delText xml:space="preserve">скриптовом </w:delText>
        </w:r>
      </w:del>
      <w:ins w:id="187" w:author="Артем Рыблов" w:date="2016-11-05T22:52:00Z">
        <w:r w:rsidR="003F6E35">
          <w:rPr>
            <w:rFonts w:ascii="Times New Roman" w:hAnsi="Times New Roman" w:cs="Times New Roman"/>
          </w:rPr>
          <w:t xml:space="preserve">итерпретируемом высокоуровневом </w:t>
        </w:r>
      </w:ins>
      <w:r w:rsidR="00FF52CA">
        <w:rPr>
          <w:rFonts w:ascii="Times New Roman" w:hAnsi="Times New Roman" w:cs="Times New Roman"/>
        </w:rPr>
        <w:t xml:space="preserve">языке программирования </w:t>
      </w:r>
      <w:commentRangeStart w:id="188"/>
      <w:r w:rsidR="00FF52CA">
        <w:rPr>
          <w:rFonts w:ascii="Times New Roman" w:hAnsi="Times New Roman" w:cs="Times New Roman"/>
          <w:lang w:val="en-US"/>
        </w:rPr>
        <w:t>Python</w:t>
      </w:r>
      <w:commentRangeEnd w:id="188"/>
      <w:r w:rsidR="00F96A19">
        <w:rPr>
          <w:rStyle w:val="aa"/>
        </w:rPr>
        <w:commentReference w:id="188"/>
      </w:r>
      <w:ins w:id="189" w:author="Артем Рыблов" w:date="2016-11-05T22:42:00Z">
        <w:r w:rsidR="003F6E35" w:rsidRPr="00B41288">
          <w:rPr>
            <w:rFonts w:ascii="Times New Roman" w:hAnsi="Times New Roman" w:cs="Times New Roman"/>
            <w:rPrChange w:id="190" w:author="Nikolai Yu. Zolotykh" w:date="2016-11-12T20:44:00Z">
              <w:rPr>
                <w:rFonts w:ascii="Times New Roman" w:hAnsi="Times New Roman" w:cs="Times New Roman"/>
                <w:lang w:val="en-US"/>
              </w:rPr>
            </w:rPrChange>
          </w:rPr>
          <w:t xml:space="preserve"> 3</w:t>
        </w:r>
      </w:ins>
      <w:r w:rsidR="00FF52CA" w:rsidRPr="00FF52CA">
        <w:rPr>
          <w:rFonts w:ascii="Times New Roman" w:hAnsi="Times New Roman" w:cs="Times New Roman"/>
        </w:rPr>
        <w:t>.</w:t>
      </w:r>
    </w:p>
    <w:p w14:paraId="4986DE36" w14:textId="77777777" w:rsidR="00FF52CA" w:rsidRDefault="006A55F5" w:rsidP="00CE1053">
      <w:pPr>
        <w:rPr>
          <w:rFonts w:ascii="Times New Roman" w:hAnsi="Times New Roman" w:cs="Times New Roman"/>
        </w:rPr>
      </w:pPr>
      <w:r>
        <w:rPr>
          <w:rFonts w:ascii="Times New Roman" w:hAnsi="Times New Roman" w:cs="Times New Roman"/>
        </w:rPr>
        <w:t>Для работы под</w:t>
      </w:r>
      <w:r w:rsidR="00A709FB">
        <w:rPr>
          <w:rFonts w:ascii="Times New Roman" w:hAnsi="Times New Roman" w:cs="Times New Roman"/>
        </w:rPr>
        <w:t>систем</w:t>
      </w:r>
      <w:del w:id="191" w:author="Артем Рыблов" w:date="2016-11-05T22:53:00Z">
        <w:r w:rsidR="00FF52CA" w:rsidDel="003F6E35">
          <w:rPr>
            <w:rFonts w:ascii="Times New Roman" w:hAnsi="Times New Roman" w:cs="Times New Roman"/>
          </w:rPr>
          <w:delText xml:space="preserve"> </w:delText>
        </w:r>
        <w:r w:rsidR="00336157" w:rsidRPr="0031153A" w:rsidDel="003F6E35">
          <w:delText>«Сегментация сигнала ЭКГ»</w:delText>
        </w:r>
        <w:r w:rsidR="00406137" w:rsidRPr="0060016E" w:rsidDel="003F6E35">
          <w:delText xml:space="preserve">, </w:delText>
        </w:r>
        <w:r w:rsidDel="003F6E35">
          <w:delText>«Синтез признаков»</w:delText>
        </w:r>
      </w:del>
      <w:ins w:id="192" w:author="sergey" w:date="2016-10-25T15:45:00Z">
        <w:del w:id="193" w:author="Артем Рыблов" w:date="2016-11-05T22:53:00Z">
          <w:r w:rsidR="00E57231" w:rsidDel="003F6E35">
            <w:delText>, «Прямые методы диагностики</w:delText>
          </w:r>
        </w:del>
      </w:ins>
      <w:ins w:id="194" w:author="sergey" w:date="2016-10-25T15:46:00Z">
        <w:del w:id="195" w:author="Артем Рыблов" w:date="2016-11-05T22:53:00Z">
          <w:r w:rsidR="00E57231" w:rsidDel="003F6E35">
            <w:delText>»</w:delText>
          </w:r>
        </w:del>
      </w:ins>
      <w:del w:id="196" w:author="Артем Рыблов" w:date="2016-11-05T22:53:00Z">
        <w:r w:rsidR="00406137" w:rsidRPr="0060016E" w:rsidDel="003F6E35">
          <w:delText xml:space="preserve"> и </w:delText>
        </w:r>
        <w:r w:rsidR="00406137" w:rsidDel="003F6E35">
          <w:rPr>
            <w:rFonts w:cs="Times New Roman"/>
            <w:szCs w:val="24"/>
          </w:rPr>
          <w:delText>«Методы машинного обучения»</w:delText>
        </w:r>
      </w:del>
      <w:r>
        <w:t xml:space="preserve"> </w:t>
      </w:r>
      <w:r w:rsidR="00FF52CA">
        <w:rPr>
          <w:rFonts w:ascii="Times New Roman" w:hAnsi="Times New Roman" w:cs="Times New Roman"/>
        </w:rPr>
        <w:t>необходим</w:t>
      </w:r>
      <w:ins w:id="197" w:author="Артем Рыблов" w:date="2016-11-05T22:53:00Z">
        <w:r w:rsidR="003F6E35">
          <w:rPr>
            <w:rFonts w:ascii="Times New Roman" w:hAnsi="Times New Roman" w:cs="Times New Roman"/>
          </w:rPr>
          <w:t>ы</w:t>
        </w:r>
      </w:ins>
      <w:del w:id="198" w:author="Артем Рыблов" w:date="2016-11-05T22:53:00Z">
        <w:r w:rsidR="00FF52CA" w:rsidDel="003F6E35">
          <w:rPr>
            <w:rFonts w:ascii="Times New Roman" w:hAnsi="Times New Roman" w:cs="Times New Roman"/>
          </w:rPr>
          <w:delText>о</w:delText>
        </w:r>
      </w:del>
      <w:r w:rsidR="00FF52CA">
        <w:rPr>
          <w:rFonts w:ascii="Times New Roman" w:hAnsi="Times New Roman" w:cs="Times New Roman"/>
        </w:rPr>
        <w:t>:</w:t>
      </w:r>
    </w:p>
    <w:p w14:paraId="56078B8B" w14:textId="77777777" w:rsidR="00336157" w:rsidRDefault="00336157" w:rsidP="009A0C3B">
      <w:pPr>
        <w:pStyle w:val="a8"/>
        <w:numPr>
          <w:ilvl w:val="0"/>
          <w:numId w:val="5"/>
        </w:numPr>
        <w:rPr>
          <w:rFonts w:cs="Times New Roman"/>
          <w:szCs w:val="24"/>
        </w:rPr>
      </w:pPr>
      <w:r>
        <w:t>Интерпретатор языка Pytho</w:t>
      </w:r>
      <w:r>
        <w:rPr>
          <w:lang w:val="en-US"/>
        </w:rPr>
        <w:t>n</w:t>
      </w:r>
      <w:ins w:id="199" w:author="Nikolai Yu. Zolotykh" w:date="2016-11-12T21:58:00Z">
        <w:r w:rsidR="00B41288">
          <w:t xml:space="preserve"> 3</w:t>
        </w:r>
        <w:r w:rsidR="00B41288">
          <w:rPr>
            <w:lang w:val="en-US"/>
          </w:rPr>
          <w:t>.x</w:t>
        </w:r>
      </w:ins>
      <w:r>
        <w:rPr>
          <w:rFonts w:cs="Times New Roman"/>
          <w:szCs w:val="24"/>
        </w:rPr>
        <w:t>.</w:t>
      </w:r>
    </w:p>
    <w:p w14:paraId="7A8129BC" w14:textId="77777777" w:rsidR="00336157" w:rsidRDefault="00336157" w:rsidP="009A0C3B">
      <w:pPr>
        <w:pStyle w:val="a8"/>
        <w:numPr>
          <w:ilvl w:val="0"/>
          <w:numId w:val="5"/>
        </w:numPr>
        <w:rPr>
          <w:rFonts w:cs="Times New Roman"/>
          <w:szCs w:val="24"/>
        </w:rPr>
      </w:pPr>
      <w:r>
        <w:rPr>
          <w:rFonts w:cs="Times New Roman"/>
          <w:szCs w:val="24"/>
        </w:rPr>
        <w:t>Стандартные библиотеки для обработки данных (</w:t>
      </w:r>
      <w:r>
        <w:rPr>
          <w:rFonts w:cs="Times New Roman"/>
          <w:szCs w:val="24"/>
          <w:lang w:val="en-US"/>
        </w:rPr>
        <w:t>numpy</w:t>
      </w:r>
      <w:r w:rsidRPr="00336157">
        <w:rPr>
          <w:rFonts w:cs="Times New Roman"/>
          <w:szCs w:val="24"/>
        </w:rPr>
        <w:t xml:space="preserve">, </w:t>
      </w:r>
      <w:r>
        <w:rPr>
          <w:rFonts w:cs="Times New Roman"/>
          <w:szCs w:val="24"/>
          <w:lang w:val="en-US"/>
        </w:rPr>
        <w:t>scipy</w:t>
      </w:r>
      <w:r w:rsidR="00AD4680" w:rsidRPr="0060016E">
        <w:rPr>
          <w:rFonts w:cs="Times New Roman"/>
          <w:szCs w:val="24"/>
        </w:rPr>
        <w:t xml:space="preserve">, </w:t>
      </w:r>
      <w:r w:rsidR="00AD4680">
        <w:rPr>
          <w:rFonts w:cs="Times New Roman"/>
          <w:szCs w:val="24"/>
          <w:lang w:val="en-GB"/>
        </w:rPr>
        <w:t>scikit</w:t>
      </w:r>
      <w:r w:rsidR="00AD4680" w:rsidRPr="0060016E">
        <w:rPr>
          <w:rFonts w:cs="Times New Roman"/>
          <w:szCs w:val="24"/>
        </w:rPr>
        <w:t>-</w:t>
      </w:r>
      <w:r w:rsidR="00AD4680">
        <w:rPr>
          <w:rFonts w:cs="Times New Roman"/>
          <w:szCs w:val="24"/>
          <w:lang w:val="en-GB"/>
        </w:rPr>
        <w:t>learn</w:t>
      </w:r>
      <w:r w:rsidR="00AD4680" w:rsidRPr="0060016E">
        <w:rPr>
          <w:rFonts w:cs="Times New Roman"/>
          <w:szCs w:val="24"/>
        </w:rPr>
        <w:t xml:space="preserve">, </w:t>
      </w:r>
      <w:r w:rsidR="00AD4680">
        <w:rPr>
          <w:rFonts w:cs="Times New Roman"/>
          <w:szCs w:val="24"/>
          <w:lang w:val="en-GB"/>
        </w:rPr>
        <w:t>pandas</w:t>
      </w:r>
      <w:r>
        <w:rPr>
          <w:rFonts w:cs="Times New Roman"/>
          <w:szCs w:val="24"/>
        </w:rPr>
        <w:t>).</w:t>
      </w:r>
    </w:p>
    <w:p w14:paraId="482B141F" w14:textId="77777777" w:rsidR="00AD4680" w:rsidRDefault="00AD4680" w:rsidP="009A0C3B">
      <w:pPr>
        <w:pStyle w:val="a8"/>
        <w:numPr>
          <w:ilvl w:val="0"/>
          <w:numId w:val="5"/>
        </w:numPr>
        <w:rPr>
          <w:rFonts w:cs="Times New Roman"/>
          <w:szCs w:val="24"/>
        </w:rPr>
      </w:pPr>
      <w:r>
        <w:rPr>
          <w:rFonts w:cs="Times New Roman"/>
          <w:szCs w:val="24"/>
        </w:rPr>
        <w:t>Библиотека N</w:t>
      </w:r>
      <w:r>
        <w:rPr>
          <w:rFonts w:cs="Times New Roman"/>
          <w:szCs w:val="24"/>
          <w:lang w:val="en-GB"/>
        </w:rPr>
        <w:t>etworkX</w:t>
      </w:r>
      <w:r>
        <w:rPr>
          <w:rFonts w:cs="Times New Roman"/>
          <w:szCs w:val="24"/>
        </w:rPr>
        <w:t xml:space="preserve"> (</w:t>
      </w:r>
      <w:hyperlink r:id="rId20" w:history="1">
        <w:r w:rsidRPr="00564575">
          <w:rPr>
            <w:rStyle w:val="a9"/>
            <w:rFonts w:cs="Times New Roman"/>
            <w:szCs w:val="24"/>
          </w:rPr>
          <w:t>https://networkx.github.io/)</w:t>
        </w:r>
      </w:hyperlink>
      <w:r>
        <w:rPr>
          <w:rFonts w:cs="Times New Roman"/>
          <w:szCs w:val="24"/>
        </w:rPr>
        <w:t>, необходимая для создания, анализа и обработки сложных сетевых структур</w:t>
      </w:r>
      <w:r w:rsidRPr="0060016E">
        <w:rPr>
          <w:rFonts w:cs="Times New Roman"/>
          <w:szCs w:val="24"/>
        </w:rPr>
        <w:t>.</w:t>
      </w:r>
    </w:p>
    <w:p w14:paraId="37AFC8CC" w14:textId="77777777" w:rsidR="00717577" w:rsidRPr="00AD4680" w:rsidRDefault="00336157" w:rsidP="009A0C3B">
      <w:pPr>
        <w:pStyle w:val="a8"/>
        <w:numPr>
          <w:ilvl w:val="0"/>
          <w:numId w:val="5"/>
        </w:numPr>
        <w:rPr>
          <w:rFonts w:cs="Times New Roman"/>
          <w:szCs w:val="24"/>
        </w:rPr>
      </w:pPr>
      <w:r>
        <w:rPr>
          <w:rFonts w:cs="Times New Roman"/>
          <w:szCs w:val="24"/>
        </w:rPr>
        <w:lastRenderedPageBreak/>
        <w:t xml:space="preserve">Библиотека </w:t>
      </w:r>
      <w:r w:rsidRPr="00336157">
        <w:rPr>
          <w:rFonts w:cs="Times New Roman"/>
          <w:szCs w:val="24"/>
          <w:lang w:val="en-US"/>
        </w:rPr>
        <w:t>PyWavelets</w:t>
      </w:r>
      <w:r w:rsidRPr="0003755A">
        <w:rPr>
          <w:rFonts w:cs="Times New Roman"/>
          <w:szCs w:val="24"/>
        </w:rPr>
        <w:t xml:space="preserve"> (</w:t>
      </w:r>
      <w:hyperlink r:id="rId21" w:history="1">
        <w:r w:rsidR="0003755A" w:rsidRPr="0092309F">
          <w:rPr>
            <w:rStyle w:val="a9"/>
            <w:rFonts w:cs="Times New Roman"/>
            <w:szCs w:val="24"/>
            <w:lang w:val="en-US"/>
          </w:rPr>
          <w:t>https</w:t>
        </w:r>
        <w:r w:rsidR="0003755A" w:rsidRPr="0092309F">
          <w:rPr>
            <w:rStyle w:val="a9"/>
            <w:rFonts w:cs="Times New Roman"/>
            <w:szCs w:val="24"/>
          </w:rPr>
          <w:t>://</w:t>
        </w:r>
        <w:r w:rsidR="0003755A" w:rsidRPr="0092309F">
          <w:rPr>
            <w:rStyle w:val="a9"/>
            <w:rFonts w:cs="Times New Roman"/>
            <w:szCs w:val="24"/>
            <w:lang w:val="en-US"/>
          </w:rPr>
          <w:t>pywavelets</w:t>
        </w:r>
        <w:r w:rsidR="0003755A" w:rsidRPr="0092309F">
          <w:rPr>
            <w:rStyle w:val="a9"/>
            <w:rFonts w:cs="Times New Roman"/>
            <w:szCs w:val="24"/>
          </w:rPr>
          <w:t>.</w:t>
        </w:r>
        <w:r w:rsidR="0003755A" w:rsidRPr="0092309F">
          <w:rPr>
            <w:rStyle w:val="a9"/>
            <w:rFonts w:cs="Times New Roman"/>
            <w:szCs w:val="24"/>
            <w:lang w:val="en-US"/>
          </w:rPr>
          <w:t>readthedocs</w:t>
        </w:r>
        <w:r w:rsidR="0003755A" w:rsidRPr="0092309F">
          <w:rPr>
            <w:rStyle w:val="a9"/>
            <w:rFonts w:cs="Times New Roman"/>
            <w:szCs w:val="24"/>
          </w:rPr>
          <w:t>.</w:t>
        </w:r>
        <w:r w:rsidR="0003755A" w:rsidRPr="0092309F">
          <w:rPr>
            <w:rStyle w:val="a9"/>
            <w:rFonts w:cs="Times New Roman"/>
            <w:szCs w:val="24"/>
            <w:lang w:val="en-US"/>
          </w:rPr>
          <w:t>io</w:t>
        </w:r>
      </w:hyperlink>
      <w:r w:rsidRPr="0003755A">
        <w:rPr>
          <w:rFonts w:cs="Times New Roman"/>
          <w:szCs w:val="24"/>
        </w:rPr>
        <w:t>)</w:t>
      </w:r>
      <w:r w:rsidR="0003755A">
        <w:rPr>
          <w:rFonts w:cs="Times New Roman"/>
          <w:szCs w:val="24"/>
        </w:rPr>
        <w:t>, при помощи которой осуществляется вейвлет-преобразование сигнала ЭКГ</w:t>
      </w:r>
      <w:r w:rsidR="0003755A" w:rsidRPr="0003755A">
        <w:rPr>
          <w:rFonts w:cs="Times New Roman"/>
          <w:szCs w:val="24"/>
        </w:rPr>
        <w:t>.</w:t>
      </w:r>
    </w:p>
    <w:p w14:paraId="6DB70449" w14:textId="77777777" w:rsidR="009A544C" w:rsidRDefault="006A55F5" w:rsidP="006A55F5">
      <w:pPr>
        <w:ind w:firstLine="0"/>
      </w:pPr>
      <w:r>
        <w:rPr>
          <w:rFonts w:cs="Times New Roman"/>
          <w:szCs w:val="24"/>
        </w:rPr>
        <w:t>Интеграция всех</w:t>
      </w:r>
      <w:r>
        <w:t xml:space="preserve"> под</w:t>
      </w:r>
      <w:r w:rsidR="00A709FB">
        <w:t>систем</w:t>
      </w:r>
      <w:r>
        <w:t xml:space="preserve"> внутри ПП «Диагностика», а также их связь с другими модулями ПАК «Киберсердце»</w:t>
      </w:r>
      <w:r w:rsidR="009A544C">
        <w:t xml:space="preserve"> осуществляется посредством взаимодействия с модулем «Кардиобаза» (через предоставленные данным модулем API).</w:t>
      </w:r>
      <w:r w:rsidR="009A544C" w:rsidRPr="009A544C">
        <w:t xml:space="preserve"> </w:t>
      </w:r>
      <w:r w:rsidR="009A544C">
        <w:t>Входными данными ПП «Диагностика» являются: сигнал ЭКГ, результаты других обследований, информация о пациенте. В процессе работы отдельные под</w:t>
      </w:r>
      <w:r w:rsidR="00A709FB">
        <w:t>системы</w:t>
      </w:r>
      <w:r w:rsidR="009A544C">
        <w:t xml:space="preserve"> могут сохранять некоторые промежуточные данные, необходимые для работы других под</w:t>
      </w:r>
      <w:r w:rsidR="00A709FB">
        <w:t>систем</w:t>
      </w:r>
      <w:r w:rsidR="009A544C">
        <w:t xml:space="preserve"> (например, результаты сегментации в виде временных разметок значимых точек комплексов сигнала ЭКГ).</w:t>
      </w:r>
      <w:r w:rsidR="00664C65">
        <w:t xml:space="preserve"> Итогом работы всего ПП «Диагностика» будет предполагаемый диагноз, который также будет сохранен в «Кардиобазе».</w:t>
      </w:r>
    </w:p>
    <w:p w14:paraId="212C5DFB" w14:textId="77777777" w:rsidR="00664C65" w:rsidRPr="00664C65" w:rsidRDefault="00664C65" w:rsidP="00B767D9">
      <w:pPr>
        <w:pStyle w:val="3"/>
      </w:pPr>
      <w:r>
        <w:t>Математические модели и методы их исследования</w:t>
      </w:r>
    </w:p>
    <w:p w14:paraId="3E1E2A98" w14:textId="77777777" w:rsidR="00686EBA" w:rsidRDefault="00664C65" w:rsidP="00686EBA">
      <w:pPr>
        <w:pStyle w:val="4"/>
      </w:pPr>
      <w:r>
        <w:t>Сегмента</w:t>
      </w:r>
      <w:r w:rsidR="007E6EC9">
        <w:t>ция сигнала ЭКГ</w:t>
      </w:r>
    </w:p>
    <w:p w14:paraId="2654DCD7" w14:textId="77777777" w:rsidR="00686EBA" w:rsidRDefault="00DC3C16" w:rsidP="00526695">
      <w:r>
        <w:t xml:space="preserve">Анализ научной литературы, выполненный в рамках первого этапа проекта, показал, что </w:t>
      </w:r>
      <w:r w:rsidR="00686EBA">
        <w:t>наиболее распространенным подходом в сегментации сигнала ЭКГ является анализ вейвлет-образа сигнала.</w:t>
      </w:r>
    </w:p>
    <w:p w14:paraId="20A8F2DB" w14:textId="77777777" w:rsidR="006D06A5" w:rsidRDefault="00686EBA" w:rsidP="00686EBA">
      <w:r>
        <w:t xml:space="preserve">Общая теория вейвлет-преобразования детально описана в </w:t>
      </w:r>
      <w:r w:rsidRPr="00686EBA">
        <w:t>[</w:t>
      </w:r>
      <w:r>
        <w:rPr>
          <w:lang w:val="en-US"/>
        </w:rPr>
        <w:t>diag</w:t>
      </w:r>
      <w:r w:rsidRPr="00686EBA">
        <w:t xml:space="preserve">_5, </w:t>
      </w:r>
      <w:r>
        <w:rPr>
          <w:lang w:val="en-US"/>
        </w:rPr>
        <w:t>diag</w:t>
      </w:r>
      <w:r w:rsidRPr="00686EBA">
        <w:t>_6]</w:t>
      </w:r>
      <w:r>
        <w:t xml:space="preserve">, применение в сегментации сигнала ЭКГ – в </w:t>
      </w:r>
      <w:r w:rsidR="00EC64F5" w:rsidRPr="00EC64F5">
        <w:t>[</w:t>
      </w:r>
      <w:r w:rsidR="001045F3">
        <w:t>diag_1, diag_7</w:t>
      </w:r>
      <w:r w:rsidR="00EC64F5" w:rsidRPr="00EC64F5">
        <w:t>]</w:t>
      </w:r>
      <w:ins w:id="200" w:author="Nikolai Yu. Zolotykh" w:date="2016-10-25T16:11:00Z">
        <w:r w:rsidR="00F96A19">
          <w:t>,</w:t>
        </w:r>
      </w:ins>
      <w:del w:id="201" w:author="Nikolai Yu. Zolotykh" w:date="2016-10-25T16:11:00Z">
        <w:r w:rsidR="00EC64F5" w:rsidDel="00F96A19">
          <w:delText xml:space="preserve"> (</w:delText>
        </w:r>
      </w:del>
      <w:ins w:id="202" w:author="Nikolai Yu. Zolotykh" w:date="2016-10-25T16:11:00Z">
        <w:r w:rsidR="00F96A19">
          <w:t xml:space="preserve"> </w:t>
        </w:r>
      </w:ins>
      <w:r w:rsidR="00EC64F5">
        <w:t xml:space="preserve">наиболее полный обзор представлен в </w:t>
      </w:r>
      <w:r w:rsidR="00EC64F5" w:rsidRPr="00EC64F5">
        <w:t>[</w:t>
      </w:r>
      <w:r w:rsidR="00EC64F5">
        <w:rPr>
          <w:lang w:val="en-US"/>
        </w:rPr>
        <w:t>diag</w:t>
      </w:r>
      <w:r w:rsidR="001045F3">
        <w:t>_8</w:t>
      </w:r>
      <w:r w:rsidR="00EC64F5" w:rsidRPr="00EC64F5">
        <w:t>]</w:t>
      </w:r>
      <w:del w:id="203" w:author="Nikolai Yu. Zolotykh" w:date="2016-10-25T16:11:00Z">
        <w:r w:rsidR="00EC64F5" w:rsidDel="00F96A19">
          <w:delText>)</w:delText>
        </w:r>
      </w:del>
      <w:r w:rsidR="00EC64F5" w:rsidRPr="00EC64F5">
        <w:t>.</w:t>
      </w:r>
    </w:p>
    <w:p w14:paraId="0C7991BB" w14:textId="77777777" w:rsidR="00390D10" w:rsidRPr="004A360F" w:rsidRDefault="006D06A5" w:rsidP="00390D10">
      <w:pPr>
        <w:rPr>
          <w:rFonts w:eastAsiaTheme="minorEastAsia"/>
        </w:rPr>
      </w:pPr>
      <w:r>
        <w:t>Вейвлет-пр</w:t>
      </w:r>
      <w:r w:rsidR="00390D10">
        <w:t>еобразование представляет собой</w:t>
      </w:r>
      <w:r w:rsidR="00686EBA">
        <w:t xml:space="preserve"> </w:t>
      </w:r>
      <w:r>
        <w:t xml:space="preserve">декомпозицию исходного сигнала в комбинацию </w:t>
      </w:r>
      <w:r w:rsidRPr="00B1452C">
        <w:t xml:space="preserve">наборов базисных функций, полученных </w:t>
      </w:r>
      <w:r w:rsidR="00390D10" w:rsidRPr="00B1452C">
        <w:t xml:space="preserve">с помощью расширения </w:t>
      </w:r>
      <w:del w:id="204" w:author="Nikolai Yu. Zolotykh" w:date="2016-10-25T16:19:00Z">
        <w:r w:rsidR="00390D10" w:rsidRPr="00B1452C" w:rsidDel="0058326E">
          <w:delText>(</w:delText>
        </w:r>
      </w:del>
      <m:oMath>
        <m:r>
          <w:rPr>
            <w:rFonts w:ascii="Cambria Math" w:hAnsi="Cambria Math"/>
          </w:rPr>
          <m:t>a</m:t>
        </m:r>
      </m:oMath>
      <w:del w:id="205" w:author="Nikolai Yu. Zolotykh" w:date="2016-10-25T16:19:00Z">
        <w:r w:rsidR="00390D10" w:rsidRPr="00B1452C" w:rsidDel="0058326E">
          <w:delText>)</w:delText>
        </w:r>
      </w:del>
      <w:r w:rsidR="00390D10" w:rsidRPr="00B1452C">
        <w:t xml:space="preserve"> и сдвига </w:t>
      </w:r>
      <w:del w:id="206" w:author="Nikolai Yu. Zolotykh" w:date="2016-10-25T16:19:00Z">
        <w:r w:rsidR="00390D10" w:rsidRPr="00B1452C" w:rsidDel="0058326E">
          <w:delText>(</w:delText>
        </w:r>
      </w:del>
      <m:oMath>
        <m:r>
          <w:rPr>
            <w:rFonts w:ascii="Cambria Math" w:hAnsi="Cambria Math"/>
          </w:rPr>
          <m:t>b</m:t>
        </m:r>
      </m:oMath>
      <w:del w:id="207" w:author="Nikolai Yu. Zolotykh" w:date="2016-10-25T16:19:00Z">
        <w:r w:rsidR="00390D10" w:rsidRPr="00B1452C" w:rsidDel="0058326E">
          <w:delText>)</w:delText>
        </w:r>
      </w:del>
      <w:r w:rsidR="00390D10" w:rsidRPr="00B1452C">
        <w:t xml:space="preserve"> базисного </w:t>
      </w:r>
      <w:ins w:id="208" w:author="Nikolai Yu. Zolotykh" w:date="2016-10-25T16:17:00Z">
        <w:r w:rsidR="0058326E">
          <w:t xml:space="preserve">(материанского) </w:t>
        </w:r>
      </w:ins>
      <w:r w:rsidR="00390D10" w:rsidRPr="00B1452C">
        <w:t xml:space="preserve">вейвлета </w:t>
      </w:r>
      <m:oMath>
        <m:r>
          <w:rPr>
            <w:rFonts w:ascii="Cambria Math" w:hAnsi="Cambria Math"/>
          </w:rPr>
          <m:t>ψ(t)</m:t>
        </m:r>
      </m:oMath>
      <w:r w:rsidR="00390D10" w:rsidRPr="00B1452C">
        <w:rPr>
          <w:rFonts w:eastAsiaTheme="minorEastAsia"/>
        </w:rPr>
        <w:t xml:space="preserve">. Таким образом, непрерывное вейвлет-преобразование сигнала </w:t>
      </w:r>
      <m:oMath>
        <m:r>
          <w:rPr>
            <w:rFonts w:ascii="Cambria Math" w:eastAsiaTheme="minorEastAsia" w:hAnsi="Cambria Math"/>
          </w:rPr>
          <m:t>x(t)</m:t>
        </m:r>
      </m:oMath>
      <w:r w:rsidR="00390D10" w:rsidRPr="00B1452C">
        <w:rPr>
          <w:rFonts w:eastAsiaTheme="minorEastAsia"/>
        </w:rPr>
        <w:t xml:space="preserve"> определяется как:</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532"/>
      </w:tblGrid>
      <w:tr w:rsidR="00390D10" w:rsidRPr="004A360F" w14:paraId="5ABB7CA8" w14:textId="77777777" w:rsidTr="004A360F">
        <w:tc>
          <w:tcPr>
            <w:tcW w:w="9889" w:type="dxa"/>
          </w:tcPr>
          <w:p w14:paraId="2ED86211" w14:textId="77777777" w:rsidR="00390D10" w:rsidRPr="004A360F" w:rsidRDefault="003B1BF7" w:rsidP="00390D10">
            <w:pPr>
              <w:ind w:firstLine="0"/>
              <w:rPr>
                <w:rFonts w:eastAsiaTheme="minorEastAsia"/>
              </w:rPr>
            </w:pPr>
            <m:oMathPara>
              <m:oMath>
                <m:sSub>
                  <m:sSubPr>
                    <m:ctrlPr>
                      <w:rPr>
                        <w:rFonts w:ascii="Cambria Math" w:eastAsiaTheme="minorEastAsia" w:hAnsi="Cambria Math"/>
                        <w:bCs/>
                        <w:i/>
                      </w:rPr>
                    </m:ctrlPr>
                  </m:sSubPr>
                  <m:e>
                    <m:r>
                      <w:rPr>
                        <w:rFonts w:ascii="Cambria Math" w:eastAsiaTheme="minorEastAsia" w:hAnsi="Cambria Math"/>
                        <w:lang w:val="en-US"/>
                      </w:rPr>
                      <m:t>W</m:t>
                    </m:r>
                  </m:e>
                  <m:sub>
                    <m:r>
                      <w:rPr>
                        <w:rFonts w:ascii="Cambria Math" w:eastAsiaTheme="minorEastAsia" w:hAnsi="Cambria Math"/>
                      </w:rPr>
                      <m:t>a</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ad>
                      <m:radPr>
                        <m:degHide m:val="1"/>
                        <m:ctrlPr>
                          <w:rPr>
                            <w:rFonts w:ascii="Cambria Math" w:eastAsiaTheme="minorEastAsia" w:hAnsi="Cambria Math"/>
                            <w:bCs/>
                            <w:i/>
                          </w:rPr>
                        </m:ctrlPr>
                      </m:radPr>
                      <m:deg/>
                      <m:e>
                        <m:r>
                          <w:rPr>
                            <w:rFonts w:ascii="Cambria Math" w:eastAsiaTheme="minorEastAsia" w:hAnsi="Cambria Math"/>
                          </w:rPr>
                          <m:t>a</m:t>
                        </m:r>
                      </m:e>
                    </m:rad>
                  </m:den>
                </m:f>
                <m:nary>
                  <m:naryPr>
                    <m:limLoc m:val="undOvr"/>
                    <m:ctrlPr>
                      <w:rPr>
                        <w:rFonts w:ascii="Cambria Math" w:eastAsiaTheme="minorEastAsia" w:hAnsi="Cambria Math"/>
                        <w:bCs/>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t-b</m:t>
                            </m:r>
                          </m:num>
                          <m:den>
                            <m:r>
                              <w:rPr>
                                <w:rFonts w:ascii="Cambria Math" w:eastAsiaTheme="minorEastAsia" w:hAnsi="Cambria Math"/>
                              </w:rPr>
                              <m:t>a</m:t>
                            </m:r>
                          </m:den>
                        </m:f>
                      </m:e>
                    </m:d>
                    <m:r>
                      <w:rPr>
                        <w:rFonts w:ascii="Cambria Math" w:eastAsiaTheme="minorEastAsia" w:hAnsi="Cambria Math"/>
                      </w:rPr>
                      <m:t>dt</m:t>
                    </m:r>
                  </m:e>
                </m:nary>
                <m:r>
                  <w:rPr>
                    <w:rFonts w:ascii="Cambria Math" w:eastAsiaTheme="minorEastAsia" w:hAnsi="Cambria Math"/>
                  </w:rPr>
                  <m:t>,  a&gt;0</m:t>
                </m:r>
              </m:oMath>
            </m:oMathPara>
          </w:p>
        </w:tc>
        <w:tc>
          <w:tcPr>
            <w:tcW w:w="532" w:type="dxa"/>
            <w:vAlign w:val="center"/>
          </w:tcPr>
          <w:p w14:paraId="3E36E351" w14:textId="77777777" w:rsidR="00390D10" w:rsidRPr="004A360F" w:rsidRDefault="00390D10" w:rsidP="00390D10">
            <w:pPr>
              <w:ind w:firstLine="0"/>
              <w:rPr>
                <w:rFonts w:eastAsiaTheme="minorEastAsia"/>
              </w:rPr>
            </w:pPr>
            <w:r w:rsidRPr="004A360F">
              <w:rPr>
                <w:rFonts w:eastAsiaTheme="minorEastAsia"/>
              </w:rPr>
              <w:t>(1)</w:t>
            </w:r>
          </w:p>
        </w:tc>
      </w:tr>
    </w:tbl>
    <w:p w14:paraId="65AA17E3" w14:textId="77777777" w:rsidR="00390D10" w:rsidRPr="00B1452C" w:rsidRDefault="00390D10" w:rsidP="00390D10">
      <w:pPr>
        <w:ind w:firstLine="708"/>
        <w:rPr>
          <w:rFonts w:eastAsiaTheme="minorEastAsia"/>
        </w:rPr>
      </w:pPr>
      <w:r w:rsidRPr="00B1452C">
        <w:rPr>
          <w:rFonts w:eastAsiaTheme="minorEastAsia"/>
        </w:rPr>
        <w:t xml:space="preserve">Чем больше коэффициент масштабирования </w:t>
      </w:r>
      <m:oMath>
        <m:r>
          <w:rPr>
            <w:rFonts w:ascii="Cambria Math" w:eastAsiaTheme="minorEastAsia" w:hAnsi="Cambria Math"/>
          </w:rPr>
          <m:t>a</m:t>
        </m:r>
      </m:oMath>
      <w:r w:rsidRPr="00B1452C">
        <w:rPr>
          <w:rFonts w:eastAsiaTheme="minorEastAsia"/>
        </w:rPr>
        <w:t>, тем шире базисная функция и, следовательно, соответствующий коэффициент дает информацию о более низких частотных составляющих сигнала, и наоборот. Таким образом, временно</w:t>
      </w:r>
      <w:ins w:id="209" w:author="Nikolai Yu. Zolotykh" w:date="2016-10-25T16:20:00Z">
        <w:r w:rsidR="0058326E">
          <w:rPr>
            <w:rFonts w:eastAsiaTheme="minorEastAsia" w:cstheme="minorHAnsi"/>
          </w:rPr>
          <w:t>́</w:t>
        </w:r>
      </w:ins>
      <w:r w:rsidRPr="00B1452C">
        <w:rPr>
          <w:rFonts w:eastAsiaTheme="minorEastAsia"/>
        </w:rPr>
        <w:t xml:space="preserve">е разрешение выше при высоких частотах, чем </w:t>
      </w:r>
      <w:r w:rsidR="00951615" w:rsidRPr="00B1452C">
        <w:rPr>
          <w:rFonts w:eastAsiaTheme="minorEastAsia"/>
        </w:rPr>
        <w:t>при</w:t>
      </w:r>
      <w:r w:rsidRPr="00B1452C">
        <w:rPr>
          <w:rFonts w:eastAsiaTheme="minorEastAsia"/>
        </w:rPr>
        <w:t xml:space="preserve"> низких, </w:t>
      </w:r>
      <w:r w:rsidR="00951615" w:rsidRPr="00B1452C">
        <w:rPr>
          <w:rFonts w:eastAsiaTheme="minorEastAsia"/>
        </w:rPr>
        <w:t>что достигается за счет того,</w:t>
      </w:r>
      <w:r w:rsidRPr="00B1452C">
        <w:rPr>
          <w:rFonts w:eastAsiaTheme="minorEastAsia"/>
        </w:rPr>
        <w:t xml:space="preserve"> что окно анализа содержит </w:t>
      </w:r>
      <w:r w:rsidR="00951615" w:rsidRPr="00B1452C">
        <w:rPr>
          <w:rFonts w:eastAsiaTheme="minorEastAsia"/>
        </w:rPr>
        <w:t xml:space="preserve">одно и то же </w:t>
      </w:r>
      <w:r w:rsidRPr="00B1452C">
        <w:rPr>
          <w:rFonts w:eastAsiaTheme="minorEastAsia"/>
        </w:rPr>
        <w:t>число периодов для любой центральной частоты</w:t>
      </w:r>
      <w:r w:rsidR="00951615" w:rsidRPr="00B1452C">
        <w:rPr>
          <w:rFonts w:eastAsiaTheme="minorEastAsia"/>
        </w:rPr>
        <w:t>.</w:t>
      </w:r>
    </w:p>
    <w:p w14:paraId="49635E05" w14:textId="77777777" w:rsidR="00951615" w:rsidRPr="00B1452C" w:rsidRDefault="00951615" w:rsidP="00390D10">
      <w:pPr>
        <w:ind w:firstLine="708"/>
        <w:rPr>
          <w:rFonts w:eastAsiaTheme="minorEastAsia"/>
        </w:rPr>
      </w:pPr>
      <w:r w:rsidRPr="00B1452C">
        <w:rPr>
          <w:rFonts w:eastAsiaTheme="minorEastAsia"/>
        </w:rPr>
        <w:t xml:space="preserve">Если материнский вейвлет </w:t>
      </w:r>
      <m:oMath>
        <m:r>
          <w:rPr>
            <w:rFonts w:ascii="Cambria Math" w:eastAsiaTheme="minorEastAsia" w:hAnsi="Cambria Math"/>
          </w:rPr>
          <m:t>ψ(</m:t>
        </m:r>
        <m:r>
          <w:rPr>
            <w:rFonts w:ascii="Cambria Math" w:eastAsiaTheme="minorEastAsia" w:hAnsi="Cambria Math"/>
            <w:lang w:val="en-US"/>
          </w:rPr>
          <m:t>t</m:t>
        </m:r>
        <m:r>
          <w:rPr>
            <w:rFonts w:ascii="Cambria Math" w:eastAsiaTheme="minorEastAsia" w:hAnsi="Cambria Math"/>
          </w:rPr>
          <m:t>)</m:t>
        </m:r>
      </m:oMath>
      <w:r w:rsidRPr="00B1452C">
        <w:rPr>
          <w:rFonts w:eastAsiaTheme="minorEastAsia"/>
        </w:rPr>
        <w:t xml:space="preserve"> является </w:t>
      </w:r>
      <w:r w:rsidR="0041190E" w:rsidRPr="00B1452C">
        <w:rPr>
          <w:rFonts w:eastAsiaTheme="minorEastAsia"/>
        </w:rPr>
        <w:t xml:space="preserve">производной некоторой сглаживающей функции </w:t>
      </w:r>
      <m:oMath>
        <m:r>
          <w:rPr>
            <w:rFonts w:ascii="Cambria Math" w:eastAsiaTheme="minorEastAsia" w:hAnsi="Cambria Math"/>
          </w:rPr>
          <m:t>θ(t)</m:t>
        </m:r>
      </m:oMath>
      <w:r w:rsidR="0041190E" w:rsidRPr="00B1452C">
        <w:rPr>
          <w:rFonts w:eastAsiaTheme="minorEastAsia"/>
        </w:rPr>
        <w:t>, то, как показано в [</w:t>
      </w:r>
      <w:r w:rsidR="0041190E" w:rsidRPr="00B1452C">
        <w:rPr>
          <w:rFonts w:eastAsiaTheme="minorEastAsia"/>
          <w:lang w:val="en-US"/>
        </w:rPr>
        <w:t>diag</w:t>
      </w:r>
      <w:r w:rsidR="00C64C1C">
        <w:rPr>
          <w:rFonts w:eastAsiaTheme="minorEastAsia"/>
        </w:rPr>
        <w:t>_6</w:t>
      </w:r>
      <w:r w:rsidR="0041190E" w:rsidRPr="00B1452C">
        <w:rPr>
          <w:rFonts w:eastAsiaTheme="minorEastAsia"/>
        </w:rPr>
        <w:t xml:space="preserve">, </w:t>
      </w:r>
      <w:r w:rsidR="0041190E" w:rsidRPr="00B1452C">
        <w:rPr>
          <w:rFonts w:eastAsiaTheme="minorEastAsia"/>
          <w:lang w:val="en-US"/>
        </w:rPr>
        <w:t>diag</w:t>
      </w:r>
      <w:r w:rsidR="00C64C1C">
        <w:rPr>
          <w:rFonts w:eastAsiaTheme="minorEastAsia"/>
        </w:rPr>
        <w:t>_9</w:t>
      </w:r>
      <w:r w:rsidR="0041190E" w:rsidRPr="00B1452C">
        <w:rPr>
          <w:rFonts w:eastAsiaTheme="minorEastAsia"/>
        </w:rPr>
        <w:t>], вейвлет-преобразование можно записать в следующем виде:</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532"/>
      </w:tblGrid>
      <w:tr w:rsidR="0041190E" w:rsidRPr="00B1452C" w14:paraId="7D3DCD7A" w14:textId="77777777" w:rsidTr="004A360F">
        <w:tc>
          <w:tcPr>
            <w:tcW w:w="9889" w:type="dxa"/>
          </w:tcPr>
          <w:p w14:paraId="041AB7A4" w14:textId="77777777" w:rsidR="0041190E" w:rsidRPr="004A360F" w:rsidRDefault="003B1BF7" w:rsidP="0041190E">
            <w:pPr>
              <w:ind w:firstLine="0"/>
              <w:rPr>
                <w:rFonts w:eastAsiaTheme="minorEastAsia"/>
                <w:i/>
                <w:lang w:val="en-US"/>
              </w:rPr>
            </w:pPr>
            <m:oMathPara>
              <m:oMath>
                <m:sSub>
                  <m:sSubPr>
                    <m:ctrlPr>
                      <w:rPr>
                        <w:rFonts w:ascii="Cambria Math" w:eastAsiaTheme="minorEastAsia" w:hAnsi="Cambria Math"/>
                        <w:bCs/>
                        <w:i/>
                      </w:rPr>
                    </m:ctrlPr>
                  </m:sSubPr>
                  <m:e>
                    <m:r>
                      <w:rPr>
                        <w:rFonts w:ascii="Cambria Math" w:eastAsiaTheme="minorEastAsia" w:hAnsi="Cambria Math"/>
                        <w:lang w:val="en-US"/>
                      </w:rPr>
                      <m:t>W</m:t>
                    </m:r>
                  </m:e>
                  <m:sub>
                    <m:r>
                      <w:rPr>
                        <w:rFonts w:ascii="Cambria Math" w:eastAsiaTheme="minorEastAsia" w:hAnsi="Cambria Math"/>
                      </w:rPr>
                      <m:t>a</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
                  <w:rPr>
                    <w:rFonts w:ascii="Cambria Math" w:eastAsiaTheme="minorEastAsia" w:hAnsi="Cambria Math"/>
                    <w:lang w:val="en-US"/>
                  </w:rPr>
                  <m:t>a</m:t>
                </m:r>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d</m:t>
                        </m:r>
                      </m:num>
                      <m:den>
                        <m:r>
                          <w:rPr>
                            <w:rFonts w:ascii="Cambria Math" w:eastAsiaTheme="minorEastAsia" w:hAnsi="Cambria Math"/>
                          </w:rPr>
                          <m:t>db</m:t>
                        </m:r>
                      </m:den>
                    </m:f>
                  </m:e>
                </m:d>
                <m:nary>
                  <m:naryPr>
                    <m:limLoc m:val="undOvr"/>
                    <m:ctrlPr>
                      <w:rPr>
                        <w:rFonts w:ascii="Cambria Math" w:eastAsiaTheme="minorEastAsia" w:hAnsi="Cambria Math"/>
                        <w:bCs/>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d>
                      <m:dPr>
                        <m:ctrlPr>
                          <w:rPr>
                            <w:rFonts w:ascii="Cambria Math" w:eastAsiaTheme="minorEastAsia" w:hAnsi="Cambria Math"/>
                            <w:bCs/>
                            <w:i/>
                          </w:rPr>
                        </m:ctrlPr>
                      </m:dPr>
                      <m:e>
                        <m:r>
                          <w:rPr>
                            <w:rFonts w:ascii="Cambria Math" w:eastAsiaTheme="minorEastAsia" w:hAnsi="Cambria Math"/>
                          </w:rPr>
                          <m:t>t-b</m:t>
                        </m:r>
                      </m:e>
                    </m:d>
                    <m:r>
                      <w:rPr>
                        <w:rFonts w:ascii="Cambria Math" w:eastAsiaTheme="minorEastAsia" w:hAnsi="Cambria Math"/>
                      </w:rPr>
                      <m:t>dt</m:t>
                    </m:r>
                  </m:e>
                </m:nary>
                <m:r>
                  <w:rPr>
                    <w:rFonts w:ascii="Cambria Math" w:eastAsiaTheme="minorEastAsia" w:hAnsi="Cambria Math"/>
                  </w:rPr>
                  <m:t>,</m:t>
                </m:r>
              </m:oMath>
            </m:oMathPara>
          </w:p>
        </w:tc>
        <w:tc>
          <w:tcPr>
            <w:tcW w:w="532" w:type="dxa"/>
            <w:vAlign w:val="center"/>
          </w:tcPr>
          <w:p w14:paraId="1003CF8B" w14:textId="77777777" w:rsidR="0041190E" w:rsidRPr="004A360F" w:rsidRDefault="0041190E" w:rsidP="00B767D9">
            <w:pPr>
              <w:ind w:firstLine="0"/>
              <w:rPr>
                <w:rFonts w:eastAsiaTheme="minorEastAsia"/>
              </w:rPr>
            </w:pPr>
            <w:r w:rsidRPr="004A360F">
              <w:rPr>
                <w:rFonts w:eastAsiaTheme="minorEastAsia"/>
              </w:rPr>
              <w:t>(2)</w:t>
            </w:r>
          </w:p>
        </w:tc>
      </w:tr>
    </w:tbl>
    <w:p w14:paraId="4700B42F" w14:textId="77777777" w:rsidR="0041190E" w:rsidRDefault="0041190E" w:rsidP="0041190E">
      <w:pPr>
        <w:ind w:firstLine="0"/>
        <w:rPr>
          <w:rFonts w:eastAsiaTheme="minorEastAsia"/>
          <w:bCs/>
        </w:rPr>
      </w:pPr>
      <w:r w:rsidRPr="00B1452C">
        <w:rPr>
          <w:rFonts w:eastAsiaTheme="minorEastAsia"/>
        </w:rPr>
        <w:lastRenderedPageBreak/>
        <w:t xml:space="preserve">где </w:t>
      </w:r>
      <m:oMath>
        <m:sSub>
          <m:sSubPr>
            <m:ctrlPr>
              <w:rPr>
                <w:rFonts w:ascii="Cambria Math" w:eastAsiaTheme="minorEastAsia" w:hAnsi="Cambria Math"/>
                <w:bCs/>
                <w:i/>
              </w:rPr>
            </m:ctrlPr>
          </m:sSubPr>
          <m:e>
            <m:r>
              <w:rPr>
                <w:rFonts w:ascii="Cambria Math" w:eastAsiaTheme="minorEastAsia" w:hAnsi="Cambria Math"/>
              </w:rPr>
              <m:t>θ</m:t>
            </m:r>
          </m:e>
          <m:sub>
            <m:r>
              <w:rPr>
                <w:rFonts w:ascii="Cambria Math" w:eastAsiaTheme="minorEastAsia" w:hAnsi="Cambria Math"/>
              </w:rPr>
              <m:t>a</m:t>
            </m:r>
          </m:sub>
        </m:sSub>
        <m:d>
          <m:dPr>
            <m:ctrlPr>
              <w:rPr>
                <w:rFonts w:ascii="Cambria Math" w:eastAsiaTheme="minorEastAsia" w:hAnsi="Cambria Math"/>
                <w:bCs/>
                <w:i/>
              </w:rPr>
            </m:ctrlPr>
          </m:dPr>
          <m:e>
            <m:r>
              <w:rPr>
                <w:rFonts w:ascii="Cambria Math" w:eastAsiaTheme="minorEastAsia" w:hAnsi="Cambria Math"/>
              </w:rPr>
              <m:t>t</m:t>
            </m:r>
          </m:e>
        </m:d>
        <m:r>
          <w:rPr>
            <w:rFonts w:ascii="Cambria Math" w:eastAsiaTheme="minorEastAsia" w:hAnsi="Cambria Math"/>
          </w:rPr>
          <m:t>=(1/</m:t>
        </m:r>
        <m:rad>
          <m:radPr>
            <m:degHide m:val="1"/>
            <m:ctrlPr>
              <w:rPr>
                <w:rFonts w:ascii="Cambria Math" w:eastAsiaTheme="minorEastAsia" w:hAnsi="Cambria Math"/>
                <w:bCs/>
                <w:i/>
                <w:lang w:val="en-US"/>
              </w:rPr>
            </m:ctrlPr>
          </m:radPr>
          <m:deg/>
          <m:e>
            <m:r>
              <w:rPr>
                <w:rFonts w:ascii="Cambria Math" w:eastAsiaTheme="minorEastAsia" w:hAnsi="Cambria Math"/>
                <w:lang w:val="en-US"/>
              </w:rPr>
              <m:t>a</m:t>
            </m:r>
          </m:e>
        </m:rad>
        <m:r>
          <w:rPr>
            <w:rFonts w:ascii="Cambria Math" w:eastAsiaTheme="minorEastAsia" w:hAnsi="Cambria Math"/>
          </w:rPr>
          <m:t>)θ(t/a)</m:t>
        </m:r>
      </m:oMath>
      <w:r w:rsidRPr="00B1452C">
        <w:rPr>
          <w:rFonts w:eastAsiaTheme="minorEastAsia"/>
          <w:bCs/>
        </w:rPr>
        <w:t xml:space="preserve"> – шкалированная запись сглаживающей функции.</w:t>
      </w:r>
      <w:r w:rsidR="00856C6B" w:rsidRPr="00B1452C">
        <w:rPr>
          <w:rFonts w:eastAsiaTheme="minorEastAsia"/>
          <w:bCs/>
        </w:rPr>
        <w:t xml:space="preserve"> </w:t>
      </w:r>
      <w:del w:id="210" w:author="Nikolai Yu. Zolotykh" w:date="2016-10-25T16:25:00Z">
        <w:r w:rsidR="00856C6B" w:rsidRPr="00B1452C" w:rsidDel="00184382">
          <w:rPr>
            <w:rFonts w:eastAsiaTheme="minorEastAsia"/>
            <w:bCs/>
          </w:rPr>
          <w:delText xml:space="preserve">Вейвлет </w:delText>
        </w:r>
      </w:del>
      <w:ins w:id="211" w:author="Nikolai Yu. Zolotykh" w:date="2016-10-25T16:25:00Z">
        <w:r w:rsidR="00184382" w:rsidRPr="00B1452C">
          <w:rPr>
            <w:rFonts w:eastAsiaTheme="minorEastAsia"/>
            <w:bCs/>
          </w:rPr>
          <w:t>Вейвлет</w:t>
        </w:r>
        <w:r w:rsidR="00184382">
          <w:rPr>
            <w:rFonts w:eastAsiaTheme="minorEastAsia"/>
            <w:bCs/>
          </w:rPr>
          <w:t>-</w:t>
        </w:r>
      </w:ins>
      <w:r w:rsidR="00856C6B" w:rsidRPr="00B1452C">
        <w:rPr>
          <w:rFonts w:eastAsiaTheme="minorEastAsia"/>
          <w:bCs/>
        </w:rPr>
        <w:t xml:space="preserve">образ на шкале </w:t>
      </w:r>
      <m:oMath>
        <m:r>
          <w:rPr>
            <w:rFonts w:ascii="Cambria Math" w:eastAsiaTheme="minorEastAsia" w:hAnsi="Cambria Math"/>
          </w:rPr>
          <m:t>a</m:t>
        </m:r>
      </m:oMath>
      <w:r w:rsidR="00856C6B" w:rsidRPr="00B1452C">
        <w:rPr>
          <w:rFonts w:eastAsiaTheme="minorEastAsia"/>
          <w:bCs/>
        </w:rPr>
        <w:t xml:space="preserve"> пропорционален производной от фильтрованного сигнала со сглаживающим откликом на шкале </w:t>
      </w:r>
      <m:oMath>
        <m:r>
          <w:rPr>
            <w:rFonts w:ascii="Cambria Math" w:eastAsiaTheme="minorEastAsia" w:hAnsi="Cambria Math"/>
          </w:rPr>
          <m:t>a</m:t>
        </m:r>
      </m:oMath>
      <w:r w:rsidR="00856C6B" w:rsidRPr="00B1452C">
        <w:rPr>
          <w:rFonts w:eastAsiaTheme="minorEastAsia"/>
          <w:bCs/>
        </w:rPr>
        <w:t>. Таким образом, пересечения нуля вейвлет-образом соответствуют локальным максимумам или минимумам сглаженного исходного сигнала</w:t>
      </w:r>
      <w:r w:rsidR="00856C6B">
        <w:rPr>
          <w:rFonts w:eastAsiaTheme="minorEastAsia"/>
          <w:bCs/>
        </w:rPr>
        <w:t xml:space="preserve"> на разных шкалах, а абсолютные максимумы вейвлет-образов соответствуют максимальным по модулю значениям производных исходного сигнала.</w:t>
      </w:r>
    </w:p>
    <w:p w14:paraId="010D5A73" w14:textId="77777777" w:rsidR="000C0D84" w:rsidRDefault="000C0D84" w:rsidP="0041190E">
      <w:pPr>
        <w:ind w:firstLine="0"/>
        <w:rPr>
          <w:rFonts w:eastAsiaTheme="minorEastAsia"/>
          <w:bCs/>
        </w:rPr>
      </w:pPr>
      <w:r>
        <w:rPr>
          <w:rFonts w:eastAsiaTheme="minorEastAsia"/>
          <w:bCs/>
        </w:rPr>
        <w:tab/>
        <w:t>Применительно к сегментации сигнала: вейвлет образы различных комплексов представляют собой некоторые комбинации пересечений нуля, абсолютных максимумов, минимумов. На основе анализа взаимного расположения этих элементов на разных шкалах вейвлет-образов строятся алгоритмы сегментации.</w:t>
      </w:r>
    </w:p>
    <w:p w14:paraId="7853AC6A" w14:textId="77777777" w:rsidR="000C0D84" w:rsidRPr="00B1452C" w:rsidRDefault="000C0D84" w:rsidP="0041190E">
      <w:pPr>
        <w:ind w:firstLine="0"/>
        <w:rPr>
          <w:rFonts w:eastAsiaTheme="minorEastAsia"/>
          <w:bCs/>
        </w:rPr>
      </w:pPr>
      <w:r>
        <w:rPr>
          <w:rFonts w:eastAsiaTheme="minorEastAsia"/>
          <w:bCs/>
        </w:rPr>
        <w:tab/>
        <w:t xml:space="preserve">Спектры </w:t>
      </w:r>
      <w:r w:rsidRPr="00B1452C">
        <w:rPr>
          <w:rFonts w:eastAsiaTheme="minorEastAsia"/>
          <w:bCs/>
        </w:rPr>
        <w:t xml:space="preserve">значений параметров шкалирования </w:t>
      </w:r>
      <m:oMath>
        <m:r>
          <w:rPr>
            <w:rFonts w:ascii="Cambria Math" w:eastAsiaTheme="minorEastAsia" w:hAnsi="Cambria Math"/>
          </w:rPr>
          <m:t>a</m:t>
        </m:r>
      </m:oMath>
      <w:r w:rsidRPr="00B1452C">
        <w:rPr>
          <w:rFonts w:eastAsiaTheme="minorEastAsia"/>
          <w:bCs/>
        </w:rPr>
        <w:t xml:space="preserve"> и сдвига </w:t>
      </w:r>
      <m:oMath>
        <m:r>
          <w:rPr>
            <w:rFonts w:ascii="Cambria Math" w:eastAsiaTheme="minorEastAsia" w:hAnsi="Cambria Math"/>
          </w:rPr>
          <m:t>b</m:t>
        </m:r>
      </m:oMath>
      <w:r w:rsidRPr="00B1452C">
        <w:rPr>
          <w:rFonts w:eastAsiaTheme="minorEastAsia"/>
          <w:bCs/>
        </w:rPr>
        <w:t xml:space="preserve"> могут быть дискретизованы. Обычно выбирается двоичная сетка</w:t>
      </w:r>
      <w:r w:rsidR="004E5893" w:rsidRPr="00B1452C">
        <w:rPr>
          <w:rFonts w:eastAsiaTheme="minorEastAsia"/>
          <w:bCs/>
        </w:rPr>
        <w:t xml:space="preserve"> на частотно-временной плоскости: </w:t>
      </w:r>
      <m:oMath>
        <m:r>
          <w:rPr>
            <w:rFonts w:ascii="Cambria Math" w:eastAsiaTheme="minorEastAsia" w:hAnsi="Cambria Math"/>
          </w:rPr>
          <m:t>a=</m:t>
        </m:r>
        <m:sSup>
          <m:sSupPr>
            <m:ctrlPr>
              <w:rPr>
                <w:rFonts w:ascii="Cambria Math" w:eastAsiaTheme="minorEastAsia" w:hAnsi="Cambria Math"/>
                <w:bCs/>
                <w:i/>
              </w:rPr>
            </m:ctrlPr>
          </m:sSupPr>
          <m:e>
            <m:r>
              <w:rPr>
                <w:rFonts w:ascii="Cambria Math" w:eastAsiaTheme="minorEastAsia" w:hAnsi="Cambria Math"/>
              </w:rPr>
              <m:t>2</m:t>
            </m:r>
          </m:e>
          <m:sup>
            <m:r>
              <w:rPr>
                <w:rFonts w:ascii="Cambria Math" w:eastAsiaTheme="minorEastAsia" w:hAnsi="Cambria Math"/>
              </w:rPr>
              <m:t>k</m:t>
            </m:r>
          </m:sup>
        </m:sSup>
      </m:oMath>
      <w:r w:rsidR="004E5893" w:rsidRPr="00B1452C">
        <w:rPr>
          <w:rFonts w:eastAsiaTheme="minorEastAsia"/>
          <w:bCs/>
        </w:rPr>
        <w:t xml:space="preserve"> и </w:t>
      </w:r>
      <m:oMath>
        <m:r>
          <w:rPr>
            <w:rFonts w:ascii="Cambria Math" w:eastAsiaTheme="minorEastAsia" w:hAnsi="Cambria Math"/>
          </w:rPr>
          <m:t>b=</m:t>
        </m:r>
        <m:sSup>
          <m:sSupPr>
            <m:ctrlPr>
              <w:rPr>
                <w:rFonts w:ascii="Cambria Math" w:eastAsiaTheme="minorEastAsia" w:hAnsi="Cambria Math"/>
                <w:bCs/>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l</m:t>
        </m:r>
      </m:oMath>
      <w:r w:rsidR="004E5893" w:rsidRPr="00B1452C">
        <w:rPr>
          <w:rFonts w:eastAsiaTheme="minorEastAsia"/>
          <w:bCs/>
        </w:rPr>
        <w:t>. Соответственно, вейвлет-преобразование будет являться дискретным с базисной функцией вида:</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532"/>
      </w:tblGrid>
      <w:tr w:rsidR="004E5893" w:rsidRPr="004A360F" w14:paraId="67856409" w14:textId="77777777" w:rsidTr="004A360F">
        <w:tc>
          <w:tcPr>
            <w:tcW w:w="9889" w:type="dxa"/>
            <w:vAlign w:val="center"/>
          </w:tcPr>
          <w:p w14:paraId="3D0A5904" w14:textId="77777777" w:rsidR="004E5893" w:rsidRPr="004A360F" w:rsidRDefault="003B1BF7" w:rsidP="004E5893">
            <w:pPr>
              <w:ind w:firstLine="0"/>
              <w:rPr>
                <w:rFonts w:eastAsiaTheme="minorEastAsia"/>
                <w:i/>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ψ</m:t>
                    </m:r>
                  </m:e>
                  <m:sub>
                    <m:r>
                      <m:rPr>
                        <m:sty m:val="bi"/>
                      </m:rPr>
                      <w:rPr>
                        <w:rFonts w:ascii="Cambria Math" w:eastAsiaTheme="minorEastAsia" w:hAnsi="Cambria Math"/>
                        <w:lang w:val="en-US"/>
                      </w:rPr>
                      <m:t>k,l</m:t>
                    </m:r>
                  </m:sub>
                </m:sSub>
                <m:d>
                  <m:dPr>
                    <m:ctrlPr>
                      <w:rPr>
                        <w:rFonts w:ascii="Cambria Math" w:eastAsiaTheme="minorEastAsia" w:hAnsi="Cambria Math"/>
                        <w:bCs/>
                        <w:i/>
                        <w:lang w:val="en-US"/>
                      </w:rPr>
                    </m:ctrlPr>
                  </m:dPr>
                  <m:e>
                    <m:r>
                      <m:rPr>
                        <m:sty m:val="bi"/>
                      </m:rPr>
                      <w:rPr>
                        <w:rFonts w:ascii="Cambria Math" w:eastAsiaTheme="minorEastAsia" w:hAnsi="Cambria Math"/>
                        <w:lang w:val="en-US"/>
                      </w:rPr>
                      <m:t>t</m:t>
                    </m:r>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i"/>
                      </m:rPr>
                      <w:rPr>
                        <w:rFonts w:ascii="Cambria Math" w:eastAsiaTheme="minorEastAsia" w:hAnsi="Cambria Math"/>
                        <w:lang w:val="en-US"/>
                      </w:rPr>
                      <m:t>2</m:t>
                    </m:r>
                  </m:e>
                  <m:sup>
                    <m:r>
                      <m:rPr>
                        <m:sty m:val="bi"/>
                      </m:rPr>
                      <w:rPr>
                        <w:rFonts w:ascii="Cambria Math" w:eastAsiaTheme="minorEastAsia" w:hAnsi="Cambria Math"/>
                        <w:lang w:val="en-US"/>
                      </w:rPr>
                      <m:t>-</m:t>
                    </m:r>
                    <m:f>
                      <m:fPr>
                        <m:type m:val="lin"/>
                        <m:ctrlPr>
                          <w:rPr>
                            <w:rFonts w:ascii="Cambria Math" w:eastAsiaTheme="minorEastAsia" w:hAnsi="Cambria Math"/>
                            <w:i/>
                            <w:lang w:val="en-US"/>
                          </w:rPr>
                        </m:ctrlPr>
                      </m:fPr>
                      <m:num>
                        <m:r>
                          <m:rPr>
                            <m:sty m:val="bi"/>
                          </m:rPr>
                          <w:rPr>
                            <w:rFonts w:ascii="Cambria Math" w:eastAsiaTheme="minorEastAsia" w:hAnsi="Cambria Math"/>
                            <w:lang w:val="en-US"/>
                          </w:rPr>
                          <m:t>k</m:t>
                        </m:r>
                      </m:num>
                      <m:den>
                        <m:r>
                          <m:rPr>
                            <m:sty m:val="bi"/>
                          </m:rPr>
                          <w:rPr>
                            <w:rFonts w:ascii="Cambria Math" w:eastAsiaTheme="minorEastAsia" w:hAnsi="Cambria Math"/>
                            <w:lang w:val="en-US"/>
                          </w:rPr>
                          <m:t>2</m:t>
                        </m:r>
                      </m:den>
                    </m:f>
                  </m:sup>
                </m:sSup>
                <m:r>
                  <m:rPr>
                    <m:sty m:val="bi"/>
                  </m:rPr>
                  <w:rPr>
                    <w:rFonts w:ascii="Cambria Math" w:eastAsiaTheme="minorEastAsia" w:hAnsi="Cambria Math"/>
                    <w:lang w:val="en-US"/>
                  </w:rPr>
                  <m:t>ψ</m:t>
                </m:r>
                <m:d>
                  <m:dPr>
                    <m:ctrlPr>
                      <w:rPr>
                        <w:rFonts w:ascii="Cambria Math" w:eastAsiaTheme="minorEastAsia" w:hAnsi="Cambria Math"/>
                        <w:bCs/>
                        <w:i/>
                        <w:lang w:val="en-US"/>
                      </w:rPr>
                    </m:ctrlPr>
                  </m:dPr>
                  <m:e>
                    <m:sSup>
                      <m:sSupPr>
                        <m:ctrlPr>
                          <w:rPr>
                            <w:rFonts w:ascii="Cambria Math" w:eastAsiaTheme="minorEastAsia" w:hAnsi="Cambria Math"/>
                            <w:i/>
                            <w:lang w:val="en-US"/>
                          </w:rPr>
                        </m:ctrlPr>
                      </m:sSupPr>
                      <m:e>
                        <m:r>
                          <m:rPr>
                            <m:sty m:val="bi"/>
                          </m:rPr>
                          <w:rPr>
                            <w:rFonts w:ascii="Cambria Math" w:eastAsiaTheme="minorEastAsia" w:hAnsi="Cambria Math"/>
                            <w:lang w:val="en-US"/>
                          </w:rPr>
                          <m:t>2</m:t>
                        </m:r>
                      </m:e>
                      <m:sup>
                        <m:r>
                          <m:rPr>
                            <m:sty m:val="bi"/>
                          </m:rPr>
                          <w:rPr>
                            <w:rFonts w:ascii="Cambria Math" w:eastAsiaTheme="minorEastAsia" w:hAnsi="Cambria Math"/>
                            <w:lang w:val="en-US"/>
                          </w:rPr>
                          <m:t>-k</m:t>
                        </m:r>
                      </m:sup>
                    </m:sSup>
                    <m:r>
                      <m:rPr>
                        <m:sty m:val="bi"/>
                      </m:rPr>
                      <w:rPr>
                        <w:rFonts w:ascii="Cambria Math" w:eastAsiaTheme="minorEastAsia" w:hAnsi="Cambria Math"/>
                        <w:lang w:val="en-US"/>
                      </w:rPr>
                      <m:t>t-l</m:t>
                    </m:r>
                  </m:e>
                </m:d>
                <m:r>
                  <m:rPr>
                    <m:sty m:val="bi"/>
                  </m:rPr>
                  <w:rPr>
                    <w:rFonts w:ascii="Cambria Math" w:eastAsiaTheme="minorEastAsia" w:hAnsi="Cambria Math"/>
                    <w:lang w:val="en-US"/>
                  </w:rPr>
                  <m:t>;   k,l</m:t>
                </m:r>
                <m:r>
                  <m:rPr>
                    <m:scr m:val="double-struck"/>
                    <m:sty m:val="bi"/>
                  </m:rPr>
                  <w:rPr>
                    <w:rFonts w:ascii="Cambria Math" w:eastAsiaTheme="minorEastAsia" w:hAnsi="Cambria Math"/>
                    <w:lang w:val="en-US"/>
                  </w:rPr>
                  <m:t>∈N</m:t>
                </m:r>
              </m:oMath>
            </m:oMathPara>
          </w:p>
        </w:tc>
        <w:tc>
          <w:tcPr>
            <w:tcW w:w="532" w:type="dxa"/>
          </w:tcPr>
          <w:p w14:paraId="5105D33B" w14:textId="77777777" w:rsidR="004E5893" w:rsidRPr="004A360F" w:rsidRDefault="004E5893" w:rsidP="00B767D9">
            <w:pPr>
              <w:ind w:firstLine="0"/>
              <w:rPr>
                <w:rFonts w:eastAsiaTheme="minorEastAsia"/>
              </w:rPr>
            </w:pPr>
            <w:r w:rsidRPr="004A360F">
              <w:rPr>
                <w:rFonts w:eastAsiaTheme="minorEastAsia"/>
              </w:rPr>
              <w:t>(2)</w:t>
            </w:r>
          </w:p>
        </w:tc>
      </w:tr>
    </w:tbl>
    <w:p w14:paraId="035B92CD" w14:textId="77777777" w:rsidR="004E5893" w:rsidRDefault="004E5893" w:rsidP="0041190E">
      <w:pPr>
        <w:ind w:firstLine="0"/>
        <w:rPr>
          <w:rFonts w:eastAsiaTheme="minorEastAsia"/>
          <w:bCs/>
        </w:rPr>
      </w:pPr>
      <w:r w:rsidRPr="00B1452C">
        <w:rPr>
          <w:rFonts w:eastAsiaTheme="minorEastAsia"/>
          <w:bCs/>
        </w:rPr>
        <w:t>Для дискретизованных сигналов, дискретное вейвлет-преобразование</w:t>
      </w:r>
      <w:r w:rsidR="00616692" w:rsidRPr="00B1452C">
        <w:rPr>
          <w:rFonts w:eastAsiaTheme="minorEastAsia"/>
          <w:bCs/>
        </w:rPr>
        <w:t>, согласно алгоритму Малла, сводится к построению банка фильтров высоких и низких частот [</w:t>
      </w:r>
      <w:r w:rsidR="00616692" w:rsidRPr="00B1452C">
        <w:rPr>
          <w:rFonts w:eastAsiaTheme="minorEastAsia"/>
          <w:bCs/>
          <w:lang w:val="en-US"/>
        </w:rPr>
        <w:t>diag</w:t>
      </w:r>
      <w:r w:rsidR="00C64C1C">
        <w:rPr>
          <w:rFonts w:eastAsiaTheme="minorEastAsia"/>
          <w:bCs/>
        </w:rPr>
        <w:t>_10</w:t>
      </w:r>
      <w:r w:rsidR="00616692" w:rsidRPr="00616692">
        <w:rPr>
          <w:rFonts w:eastAsiaTheme="minorEastAsia"/>
          <w:bCs/>
        </w:rPr>
        <w:t>]</w:t>
      </w:r>
      <w:r w:rsidR="00616692">
        <w:rPr>
          <w:rFonts w:eastAsiaTheme="minorEastAsia"/>
          <w:bCs/>
        </w:rPr>
        <w:t>. После применения высокочастотного фильтра (</w:t>
      </w:r>
      <m:oMath>
        <m:r>
          <w:rPr>
            <w:rFonts w:ascii="Cambria Math" w:eastAsiaTheme="minorEastAsia" w:hAnsi="Cambria Math"/>
          </w:rPr>
          <m:t>G</m:t>
        </m:r>
      </m:oMath>
      <w:r w:rsidR="00616692">
        <w:rPr>
          <w:rFonts w:eastAsiaTheme="minorEastAsia"/>
          <w:bCs/>
        </w:rPr>
        <w:t>) получаются так называемые детализирующие коэффициенты. После низкочастотного фильтра</w:t>
      </w:r>
      <w:r w:rsidR="00616692" w:rsidRPr="00616692">
        <w:rPr>
          <w:rFonts w:eastAsiaTheme="minorEastAsia"/>
          <w:bCs/>
        </w:rPr>
        <w:t xml:space="preserve"> </w:t>
      </w:r>
      <m:oMath>
        <m:r>
          <w:rPr>
            <w:rFonts w:ascii="Cambria Math" w:eastAsiaTheme="minorEastAsia" w:hAnsi="Cambria Math"/>
          </w:rPr>
          <m:t>(</m:t>
        </m:r>
        <m:r>
          <w:rPr>
            <w:rFonts w:ascii="Cambria Math" w:eastAsiaTheme="minorEastAsia" w:hAnsi="Cambria Math"/>
            <w:lang w:val="en-US"/>
          </w:rPr>
          <m:t>H</m:t>
        </m:r>
        <m:r>
          <w:rPr>
            <w:rFonts w:ascii="Cambria Math" w:eastAsiaTheme="minorEastAsia" w:hAnsi="Cambria Math"/>
          </w:rPr>
          <m:t>)</m:t>
        </m:r>
      </m:oMath>
      <w:r w:rsidR="00616692">
        <w:rPr>
          <w:rFonts w:eastAsiaTheme="minorEastAsia"/>
          <w:bCs/>
        </w:rPr>
        <w:t xml:space="preserve"> – аппроксимирующие коэффициенты. Стандартный алгоритм предполагает прореживание коэффициентов, так как это</w:t>
      </w:r>
      <w:r w:rsidR="00616692" w:rsidRPr="00616692">
        <w:rPr>
          <w:rFonts w:eastAsiaTheme="minorEastAsia"/>
          <w:bCs/>
        </w:rPr>
        <w:t xml:space="preserve"> </w:t>
      </w:r>
      <w:r w:rsidR="00616692">
        <w:rPr>
          <w:rFonts w:eastAsiaTheme="minorEastAsia"/>
          <w:bCs/>
        </w:rPr>
        <w:t>показано на рис. 1.</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616692" w14:paraId="183DD4CE" w14:textId="77777777" w:rsidTr="00B96F6B">
        <w:tc>
          <w:tcPr>
            <w:tcW w:w="10421" w:type="dxa"/>
          </w:tcPr>
          <w:p w14:paraId="6B1B7AAB" w14:textId="77777777" w:rsidR="00616692" w:rsidRDefault="00B767D9" w:rsidP="00B96F6B">
            <w:pPr>
              <w:ind w:firstLine="0"/>
              <w:jc w:val="center"/>
              <w:rPr>
                <w:rFonts w:eastAsiaTheme="minorEastAsia"/>
                <w:bCs/>
              </w:rPr>
            </w:pPr>
            <w:r w:rsidRPr="00EC6CA4">
              <w:object w:dxaOrig="16560" w:dyaOrig="4965" w14:anchorId="7402F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140.25pt" o:ole="">
                  <v:imagedata r:id="rId22" o:title=""/>
                </v:shape>
                <o:OLEObject Type="Embed" ProgID="PBrush" ShapeID="_x0000_i1025" DrawAspect="Content" ObjectID="_1540545891" r:id="rId23"/>
              </w:object>
            </w:r>
          </w:p>
        </w:tc>
      </w:tr>
      <w:tr w:rsidR="00616692" w14:paraId="4CEFFDFE" w14:textId="77777777" w:rsidTr="00B96F6B">
        <w:tc>
          <w:tcPr>
            <w:tcW w:w="10421" w:type="dxa"/>
          </w:tcPr>
          <w:p w14:paraId="17199EDB" w14:textId="77777777" w:rsidR="00616692" w:rsidRPr="00B96F6B" w:rsidRDefault="00B96F6B" w:rsidP="00184382">
            <w:pPr>
              <w:ind w:firstLine="0"/>
              <w:jc w:val="center"/>
              <w:rPr>
                <w:rFonts w:eastAsiaTheme="minorEastAsia"/>
                <w:bCs/>
                <w:sz w:val="20"/>
                <w:szCs w:val="20"/>
              </w:rPr>
            </w:pPr>
            <w:r w:rsidRPr="00B96F6B">
              <w:rPr>
                <w:rFonts w:eastAsiaTheme="minorEastAsia"/>
                <w:bCs/>
                <w:sz w:val="20"/>
                <w:szCs w:val="20"/>
              </w:rPr>
              <w:t>Рис. 1</w:t>
            </w:r>
            <w:del w:id="212" w:author="Nikolai Yu. Zolotykh" w:date="2016-10-25T16:26:00Z">
              <w:r w:rsidRPr="00B96F6B" w:rsidDel="00184382">
                <w:rPr>
                  <w:rFonts w:eastAsiaTheme="minorEastAsia"/>
                  <w:bCs/>
                  <w:sz w:val="20"/>
                  <w:szCs w:val="20"/>
                </w:rPr>
                <w:delText xml:space="preserve"> [</w:delText>
              </w:r>
              <w:r w:rsidRPr="00B96F6B" w:rsidDel="00184382">
                <w:rPr>
                  <w:rFonts w:eastAsiaTheme="minorEastAsia"/>
                  <w:bCs/>
                  <w:sz w:val="20"/>
                  <w:szCs w:val="20"/>
                  <w:lang w:val="en-US"/>
                </w:rPr>
                <w:delText>diag</w:delText>
              </w:r>
              <w:r w:rsidRPr="00B96F6B" w:rsidDel="00184382">
                <w:rPr>
                  <w:rFonts w:eastAsiaTheme="minorEastAsia"/>
                  <w:bCs/>
                  <w:sz w:val="20"/>
                  <w:szCs w:val="20"/>
                </w:rPr>
                <w:delText>_1]</w:delText>
              </w:r>
            </w:del>
            <w:r w:rsidRPr="00B96F6B">
              <w:rPr>
                <w:rFonts w:eastAsiaTheme="minorEastAsia"/>
                <w:bCs/>
                <w:sz w:val="20"/>
                <w:szCs w:val="20"/>
              </w:rPr>
              <w:t xml:space="preserve">. Банк фильтров для стандартного алгоритма Малла. Символ </w:t>
            </w:r>
            <m:oMath>
              <m:r>
                <w:rPr>
                  <w:rFonts w:ascii="Cambria Math" w:eastAsiaTheme="minorEastAsia" w:hAnsi="Cambria Math"/>
                  <w:sz w:val="20"/>
                  <w:szCs w:val="20"/>
                </w:rPr>
                <m:t>↓2</m:t>
              </m:r>
            </m:oMath>
            <w:r w:rsidRPr="00B96F6B">
              <w:rPr>
                <w:rFonts w:eastAsiaTheme="minorEastAsia"/>
                <w:bCs/>
                <w:sz w:val="20"/>
                <w:szCs w:val="20"/>
              </w:rPr>
              <w:t xml:space="preserve"> означает прореживание сигнала в 2 раза (согласно теореме Котельникова, отсчеты сигналов можно проредить в 2 раза, так как половина частотного диапазона отфильтрована)</w:t>
            </w:r>
            <w:ins w:id="213" w:author="Nikolai Yu. Zolotykh" w:date="2016-10-25T16:26:00Z">
              <w:r w:rsidR="00184382" w:rsidRPr="00B96F6B">
                <w:rPr>
                  <w:rFonts w:eastAsiaTheme="minorEastAsia"/>
                  <w:bCs/>
                  <w:sz w:val="20"/>
                  <w:szCs w:val="20"/>
                </w:rPr>
                <w:t xml:space="preserve"> [</w:t>
              </w:r>
              <w:r w:rsidR="00184382" w:rsidRPr="00B96F6B">
                <w:rPr>
                  <w:rFonts w:eastAsiaTheme="minorEastAsia"/>
                  <w:bCs/>
                  <w:sz w:val="20"/>
                  <w:szCs w:val="20"/>
                  <w:lang w:val="en-US"/>
                </w:rPr>
                <w:t>diag</w:t>
              </w:r>
              <w:r w:rsidR="00184382" w:rsidRPr="00B96F6B">
                <w:rPr>
                  <w:rFonts w:eastAsiaTheme="minorEastAsia"/>
                  <w:bCs/>
                  <w:sz w:val="20"/>
                  <w:szCs w:val="20"/>
                </w:rPr>
                <w:t>_1]</w:t>
              </w:r>
            </w:ins>
            <w:r w:rsidRPr="00B96F6B">
              <w:rPr>
                <w:rFonts w:eastAsiaTheme="minorEastAsia"/>
                <w:bCs/>
                <w:sz w:val="20"/>
                <w:szCs w:val="20"/>
              </w:rPr>
              <w:t>.</w:t>
            </w:r>
          </w:p>
        </w:tc>
      </w:tr>
    </w:tbl>
    <w:p w14:paraId="2DEFC939" w14:textId="77777777" w:rsidR="00616692" w:rsidRPr="00616692" w:rsidRDefault="00616692" w:rsidP="0041190E">
      <w:pPr>
        <w:ind w:firstLine="0"/>
        <w:rPr>
          <w:rFonts w:eastAsiaTheme="minorEastAsia"/>
          <w:bCs/>
        </w:rPr>
      </w:pPr>
    </w:p>
    <w:p w14:paraId="63076247" w14:textId="77777777" w:rsidR="000C0D84" w:rsidRPr="008A722D" w:rsidRDefault="000C0D84" w:rsidP="0041190E">
      <w:pPr>
        <w:ind w:firstLine="0"/>
        <w:rPr>
          <w:rFonts w:eastAsiaTheme="minorEastAsia"/>
        </w:rPr>
      </w:pPr>
      <w:r>
        <w:rPr>
          <w:rFonts w:eastAsiaTheme="minorEastAsia"/>
          <w:bCs/>
        </w:rPr>
        <w:tab/>
      </w:r>
      <w:r w:rsidR="008A722D">
        <w:rPr>
          <w:rFonts w:eastAsiaTheme="minorEastAsia"/>
          <w:bCs/>
        </w:rPr>
        <w:t>В</w:t>
      </w:r>
      <w:r w:rsidR="00B96F6B">
        <w:rPr>
          <w:rFonts w:eastAsiaTheme="minorEastAsia"/>
          <w:bCs/>
        </w:rPr>
        <w:t xml:space="preserve"> задаче сегментации сигнала, которая сводится к анализу детализирующих коэффициентов различных шкал</w:t>
      </w:r>
      <w:r w:rsidR="008A722D">
        <w:rPr>
          <w:rFonts w:eastAsiaTheme="minorEastAsia"/>
          <w:bCs/>
        </w:rPr>
        <w:t xml:space="preserve">, в прореживании нет необходимости. Из-за прореживания уменьшается временное разрешение вейвлет-коэффициентов больших шкал </w:t>
      </w:r>
      <m:oMath>
        <m:r>
          <w:rPr>
            <w:rFonts w:ascii="Cambria Math" w:eastAsiaTheme="minorEastAsia" w:hAnsi="Cambria Math"/>
          </w:rPr>
          <m:t>a</m:t>
        </m:r>
      </m:oMath>
      <w:r w:rsidR="008A722D" w:rsidRPr="008A722D">
        <w:rPr>
          <w:rFonts w:eastAsiaTheme="minorEastAsia"/>
          <w:bCs/>
        </w:rPr>
        <w:t xml:space="preserve">. </w:t>
      </w:r>
      <w:r w:rsidR="008A722D">
        <w:rPr>
          <w:rFonts w:eastAsiaTheme="minorEastAsia"/>
          <w:bCs/>
        </w:rPr>
        <w:t>Поэтому используется алгоритм «</w:t>
      </w:r>
      <w:r w:rsidR="008A722D">
        <w:rPr>
          <w:rFonts w:eastAsiaTheme="minorEastAsia"/>
          <w:bCs/>
          <w:lang w:val="en-US"/>
        </w:rPr>
        <w:t>a</w:t>
      </w:r>
      <w:r w:rsidR="008A722D" w:rsidRPr="008A722D">
        <w:rPr>
          <w:rFonts w:eastAsiaTheme="minorEastAsia"/>
          <w:bCs/>
        </w:rPr>
        <w:t xml:space="preserve"> </w:t>
      </w:r>
      <w:r w:rsidR="008A722D">
        <w:rPr>
          <w:rFonts w:eastAsiaTheme="minorEastAsia"/>
          <w:bCs/>
          <w:lang w:val="en-US"/>
        </w:rPr>
        <w:t>trous</w:t>
      </w:r>
      <w:r w:rsidR="008A722D">
        <w:rPr>
          <w:rFonts w:eastAsiaTheme="minorEastAsia"/>
          <w:bCs/>
        </w:rPr>
        <w:t xml:space="preserve">» </w:t>
      </w:r>
      <w:r w:rsidR="008A722D" w:rsidRPr="008A722D">
        <w:rPr>
          <w:rFonts w:eastAsiaTheme="minorEastAsia"/>
          <w:bCs/>
        </w:rPr>
        <w:t>[</w:t>
      </w:r>
      <w:r w:rsidR="008A722D">
        <w:rPr>
          <w:rFonts w:eastAsiaTheme="minorEastAsia"/>
          <w:bCs/>
          <w:lang w:val="en-US"/>
        </w:rPr>
        <w:t>diag</w:t>
      </w:r>
      <w:r w:rsidR="00C64C1C">
        <w:rPr>
          <w:rFonts w:eastAsiaTheme="minorEastAsia"/>
          <w:bCs/>
        </w:rPr>
        <w:t>_11</w:t>
      </w:r>
      <w:r w:rsidR="008A722D" w:rsidRPr="008A722D">
        <w:rPr>
          <w:rFonts w:eastAsiaTheme="minorEastAsia"/>
          <w:bCs/>
        </w:rPr>
        <w:t>]</w:t>
      </w:r>
      <w:r w:rsidR="008A722D">
        <w:rPr>
          <w:rFonts w:eastAsiaTheme="minorEastAsia"/>
          <w:bCs/>
        </w:rPr>
        <w:t>, в котором одинаковая частота дискретизации на всех масштабах и отсутствует прореживание (рис. 2).</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8A722D" w14:paraId="4258A867" w14:textId="77777777" w:rsidTr="00B767D9">
        <w:tc>
          <w:tcPr>
            <w:tcW w:w="10421" w:type="dxa"/>
          </w:tcPr>
          <w:p w14:paraId="2D521E14" w14:textId="77777777" w:rsidR="008A722D" w:rsidRDefault="007C2F6C" w:rsidP="00B767D9">
            <w:pPr>
              <w:ind w:firstLine="0"/>
              <w:jc w:val="center"/>
              <w:rPr>
                <w:rFonts w:eastAsiaTheme="minorEastAsia"/>
                <w:bCs/>
              </w:rPr>
            </w:pPr>
            <w:r w:rsidRPr="00EC6CA4">
              <w:object w:dxaOrig="14925" w:dyaOrig="4755" w14:anchorId="3084B9C8">
                <v:shape id="_x0000_i1026" type="#_x0000_t75" style="width:429.75pt;height:138pt" o:ole="">
                  <v:imagedata r:id="rId24" o:title=""/>
                </v:shape>
                <o:OLEObject Type="Embed" ProgID="PBrush" ShapeID="_x0000_i1026" DrawAspect="Content" ObjectID="_1540545892" r:id="rId25"/>
              </w:object>
            </w:r>
          </w:p>
        </w:tc>
      </w:tr>
      <w:tr w:rsidR="008A722D" w14:paraId="09673335" w14:textId="77777777" w:rsidTr="00B767D9">
        <w:tc>
          <w:tcPr>
            <w:tcW w:w="10421" w:type="dxa"/>
          </w:tcPr>
          <w:p w14:paraId="5E4147AA" w14:textId="77777777" w:rsidR="008A722D" w:rsidRPr="00B96F6B" w:rsidRDefault="008A722D" w:rsidP="00184382">
            <w:pPr>
              <w:ind w:firstLine="0"/>
              <w:jc w:val="center"/>
              <w:rPr>
                <w:rFonts w:eastAsiaTheme="minorEastAsia"/>
                <w:bCs/>
                <w:sz w:val="20"/>
                <w:szCs w:val="20"/>
              </w:rPr>
            </w:pPr>
            <w:r>
              <w:rPr>
                <w:rFonts w:eastAsiaTheme="minorEastAsia"/>
                <w:bCs/>
                <w:sz w:val="20"/>
                <w:szCs w:val="20"/>
              </w:rPr>
              <w:t>Рис. 2</w:t>
            </w:r>
            <w:del w:id="214" w:author="Nikolai Yu. Zolotykh" w:date="2016-10-25T16:26:00Z">
              <w:r w:rsidRPr="00B96F6B" w:rsidDel="00184382">
                <w:rPr>
                  <w:rFonts w:eastAsiaTheme="minorEastAsia"/>
                  <w:bCs/>
                  <w:sz w:val="20"/>
                  <w:szCs w:val="20"/>
                </w:rPr>
                <w:delText xml:space="preserve"> [</w:delText>
              </w:r>
              <w:r w:rsidRPr="00B96F6B" w:rsidDel="00184382">
                <w:rPr>
                  <w:rFonts w:eastAsiaTheme="minorEastAsia"/>
                  <w:bCs/>
                  <w:sz w:val="20"/>
                  <w:szCs w:val="20"/>
                  <w:lang w:val="en-US"/>
                </w:rPr>
                <w:delText>diag</w:delText>
              </w:r>
              <w:r w:rsidRPr="00B96F6B" w:rsidDel="00184382">
                <w:rPr>
                  <w:rFonts w:eastAsiaTheme="minorEastAsia"/>
                  <w:bCs/>
                  <w:sz w:val="20"/>
                  <w:szCs w:val="20"/>
                </w:rPr>
                <w:delText>_1]</w:delText>
              </w:r>
            </w:del>
            <w:r w:rsidRPr="00B96F6B">
              <w:rPr>
                <w:rFonts w:eastAsiaTheme="minorEastAsia"/>
                <w:bCs/>
                <w:sz w:val="20"/>
                <w:szCs w:val="20"/>
              </w:rPr>
              <w:t xml:space="preserve">. Банк фильтров для алгоритма </w:t>
            </w:r>
            <w:r>
              <w:rPr>
                <w:rFonts w:eastAsiaTheme="minorEastAsia"/>
                <w:bCs/>
                <w:sz w:val="20"/>
                <w:szCs w:val="20"/>
              </w:rPr>
              <w:t>«</w:t>
            </w:r>
            <w:r>
              <w:rPr>
                <w:rFonts w:eastAsiaTheme="minorEastAsia"/>
                <w:bCs/>
                <w:sz w:val="20"/>
                <w:szCs w:val="20"/>
                <w:lang w:val="en-US"/>
              </w:rPr>
              <w:t>a</w:t>
            </w:r>
            <w:r w:rsidRPr="008A722D">
              <w:rPr>
                <w:rFonts w:eastAsiaTheme="minorEastAsia"/>
                <w:bCs/>
                <w:sz w:val="20"/>
                <w:szCs w:val="20"/>
              </w:rPr>
              <w:t xml:space="preserve"> </w:t>
            </w:r>
            <w:r>
              <w:rPr>
                <w:rFonts w:eastAsiaTheme="minorEastAsia"/>
                <w:bCs/>
                <w:sz w:val="20"/>
                <w:szCs w:val="20"/>
                <w:lang w:val="en-US"/>
              </w:rPr>
              <w:t>trous</w:t>
            </w:r>
            <w:r>
              <w:rPr>
                <w:rFonts w:eastAsiaTheme="minorEastAsia"/>
                <w:bCs/>
                <w:sz w:val="20"/>
                <w:szCs w:val="20"/>
              </w:rPr>
              <w:t>»</w:t>
            </w:r>
            <w:ins w:id="215" w:author="Nikolai Yu. Zolotykh" w:date="2016-10-25T16:26:00Z">
              <w:r w:rsidR="00184382" w:rsidRPr="00B96F6B">
                <w:rPr>
                  <w:rFonts w:eastAsiaTheme="minorEastAsia"/>
                  <w:bCs/>
                  <w:sz w:val="20"/>
                  <w:szCs w:val="20"/>
                </w:rPr>
                <w:t xml:space="preserve"> [</w:t>
              </w:r>
              <w:r w:rsidR="00184382" w:rsidRPr="00B96F6B">
                <w:rPr>
                  <w:rFonts w:eastAsiaTheme="minorEastAsia"/>
                  <w:bCs/>
                  <w:sz w:val="20"/>
                  <w:szCs w:val="20"/>
                  <w:lang w:val="en-US"/>
                </w:rPr>
                <w:t>diag</w:t>
              </w:r>
              <w:r w:rsidR="00184382" w:rsidRPr="00B96F6B">
                <w:rPr>
                  <w:rFonts w:eastAsiaTheme="minorEastAsia"/>
                  <w:bCs/>
                  <w:sz w:val="20"/>
                  <w:szCs w:val="20"/>
                </w:rPr>
                <w:t>_1]</w:t>
              </w:r>
            </w:ins>
            <w:r w:rsidRPr="00B96F6B">
              <w:rPr>
                <w:rFonts w:eastAsiaTheme="minorEastAsia"/>
                <w:bCs/>
                <w:sz w:val="20"/>
                <w:szCs w:val="20"/>
              </w:rPr>
              <w:t xml:space="preserve">. </w:t>
            </w:r>
          </w:p>
        </w:tc>
      </w:tr>
    </w:tbl>
    <w:p w14:paraId="572421B0" w14:textId="77777777" w:rsidR="00686EBA" w:rsidRDefault="00F54A32" w:rsidP="00686EBA">
      <w:pPr>
        <w:rPr>
          <w:rFonts w:eastAsiaTheme="minorEastAsia"/>
        </w:rPr>
      </w:pPr>
      <w:r>
        <w:t>Использование алгоритма «</w:t>
      </w:r>
      <w:r>
        <w:rPr>
          <w:lang w:val="en-US"/>
        </w:rPr>
        <w:t>a</w:t>
      </w:r>
      <w:r w:rsidRPr="001A034A">
        <w:t xml:space="preserve"> </w:t>
      </w:r>
      <w:r>
        <w:rPr>
          <w:lang w:val="en-US"/>
        </w:rPr>
        <w:t>trous</w:t>
      </w:r>
      <w:r>
        <w:t>»</w:t>
      </w:r>
      <w:r w:rsidR="001A034A">
        <w:t xml:space="preserve"> эквивалентно частотному отклику для </w:t>
      </w:r>
      <m:oMath>
        <m:r>
          <w:rPr>
            <w:rFonts w:ascii="Cambria Math" w:hAnsi="Cambria Math"/>
          </w:rPr>
          <m:t>k</m:t>
        </m:r>
      </m:oMath>
      <w:r w:rsidR="001A034A" w:rsidRPr="001A034A">
        <w:rPr>
          <w:rFonts w:eastAsiaTheme="minorEastAsia"/>
        </w:rPr>
        <w:t>-</w:t>
      </w:r>
      <w:del w:id="216" w:author="Nikolai Yu. Zolotykh" w:date="2016-10-25T16:26:00Z">
        <w:r w:rsidR="001A034A" w:rsidDel="00184382">
          <w:rPr>
            <w:rFonts w:eastAsiaTheme="minorEastAsia"/>
          </w:rPr>
          <w:delText>то</w:delText>
        </w:r>
      </w:del>
      <w:r w:rsidR="001A034A">
        <w:rPr>
          <w:rFonts w:eastAsiaTheme="minorEastAsia"/>
        </w:rPr>
        <w:t>й шкалы:</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532"/>
      </w:tblGrid>
      <w:tr w:rsidR="001A034A" w:rsidRPr="004A360F" w14:paraId="613B3315" w14:textId="77777777" w:rsidTr="004A360F">
        <w:tc>
          <w:tcPr>
            <w:tcW w:w="9889" w:type="dxa"/>
            <w:vAlign w:val="center"/>
          </w:tcPr>
          <w:p w14:paraId="202D47F0" w14:textId="77777777" w:rsidR="001A034A" w:rsidRPr="004A360F" w:rsidRDefault="003B1BF7" w:rsidP="001A034A">
            <w:pPr>
              <w:ind w:firstLine="0"/>
              <w:rPr>
                <w:rFonts w:eastAsiaTheme="minorEastAsia"/>
              </w:rPr>
            </w:pPr>
            <m:oMathPara>
              <m:oMath>
                <m:sSub>
                  <m:sSubPr>
                    <m:ctrlPr>
                      <w:rPr>
                        <w:rFonts w:ascii="Cambria Math" w:eastAsiaTheme="minorEastAsia" w:hAnsi="Cambria Math"/>
                        <w:bCs/>
                        <w:i/>
                      </w:rPr>
                    </m:ctrlPr>
                  </m:sSubPr>
                  <m:e>
                    <m:r>
                      <m:rPr>
                        <m:sty m:val="bi"/>
                      </m:rPr>
                      <w:rPr>
                        <w:rFonts w:ascii="Cambria Math" w:eastAsiaTheme="minorEastAsia" w:hAnsi="Cambria Math"/>
                        <w:lang w:val="en-US"/>
                      </w:rPr>
                      <m:t>Q</m:t>
                    </m:r>
                  </m:e>
                  <m:sub>
                    <m:r>
                      <m:rPr>
                        <m:sty m:val="bi"/>
                      </m:rPr>
                      <w:rPr>
                        <w:rFonts w:ascii="Cambria Math" w:eastAsiaTheme="minorEastAsia" w:hAnsi="Cambria Math"/>
                      </w:rPr>
                      <m:t>k</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jω</m:t>
                        </m:r>
                      </m:sup>
                    </m:sSup>
                  </m:e>
                </m:d>
                <m:r>
                  <m:rPr>
                    <m:sty m:val="bi"/>
                  </m:rPr>
                  <w:rPr>
                    <w:rFonts w:ascii="Cambria Math" w:eastAsiaTheme="minorEastAsia" w:hAnsi="Cambria Math"/>
                  </w:rPr>
                  <m:t>=</m:t>
                </m:r>
                <m:d>
                  <m:dPr>
                    <m:begChr m:val="{"/>
                    <m:endChr m:val=""/>
                    <m:ctrlPr>
                      <w:rPr>
                        <w:rFonts w:ascii="Cambria Math" w:eastAsiaTheme="minorEastAsia" w:hAnsi="Cambria Math"/>
                        <w:bCs/>
                        <w:i/>
                      </w:rPr>
                    </m:ctrlPr>
                  </m:dPr>
                  <m:e>
                    <m:eqArr>
                      <m:eqArrPr>
                        <m:ctrlPr>
                          <w:rPr>
                            <w:rFonts w:ascii="Cambria Math" w:eastAsiaTheme="minorEastAsia" w:hAnsi="Cambria Math"/>
                            <w:bCs/>
                            <w:i/>
                          </w:rPr>
                        </m:ctrlPr>
                      </m:eqArrPr>
                      <m:e>
                        <m:r>
                          <m:rPr>
                            <m:sty m:val="bi"/>
                          </m:rP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jω</m:t>
                                </m:r>
                              </m:sup>
                            </m:sSup>
                          </m:e>
                        </m:d>
                        <m:r>
                          <m:rPr>
                            <m:sty m:val="bi"/>
                          </m:rPr>
                          <w:rPr>
                            <w:rFonts w:ascii="Cambria Math" w:eastAsiaTheme="minorEastAsia" w:hAnsi="Cambria Math"/>
                          </w:rPr>
                          <m:t xml:space="preserve">,                                            </m:t>
                        </m:r>
                        <m:r>
                          <m:rPr>
                            <m:sty m:val="bi"/>
                          </m:rPr>
                          <w:rPr>
                            <w:rFonts w:ascii="Cambria Math" w:eastAsiaTheme="minorEastAsia" w:hAnsi="Cambria Math"/>
                            <w:lang w:val="en-US"/>
                          </w:rPr>
                          <m:t>k=1</m:t>
                        </m:r>
                      </m:e>
                      <m:e>
                        <m:r>
                          <m:rPr>
                            <m:sty m:val="bi"/>
                          </m:rP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j</m:t>
                                </m:r>
                                <m:sSup>
                                  <m:sSupPr>
                                    <m:ctrlPr>
                                      <w:rPr>
                                        <w:rFonts w:ascii="Cambria Math" w:eastAsiaTheme="minorEastAsia" w:hAnsi="Cambria Math"/>
                                        <w:i/>
                                      </w:rPr>
                                    </m:ctrlPr>
                                  </m:sSupPr>
                                  <m:e>
                                    <m:r>
                                      <m:rPr>
                                        <m:sty m:val="bi"/>
                                      </m:rPr>
                                      <w:rPr>
                                        <w:rFonts w:ascii="Cambria Math" w:eastAsiaTheme="minorEastAsia" w:hAnsi="Cambria Math"/>
                                      </w:rPr>
                                      <m:t>2</m:t>
                                    </m:r>
                                  </m:e>
                                  <m:sup>
                                    <m:r>
                                      <m:rPr>
                                        <m:sty m:val="bi"/>
                                      </m:rPr>
                                      <w:rPr>
                                        <w:rFonts w:ascii="Cambria Math" w:eastAsiaTheme="minorEastAsia" w:hAnsi="Cambria Math"/>
                                      </w:rPr>
                                      <m:t>k-1</m:t>
                                    </m:r>
                                  </m:sup>
                                </m:sSup>
                                <m:r>
                                  <m:rPr>
                                    <m:sty m:val="bi"/>
                                  </m:rPr>
                                  <w:rPr>
                                    <w:rFonts w:ascii="Cambria Math" w:eastAsiaTheme="minorEastAsia" w:hAnsi="Cambria Math"/>
                                  </w:rPr>
                                  <m:t>ω</m:t>
                                </m:r>
                              </m:sup>
                            </m:sSup>
                          </m:e>
                        </m:d>
                        <m:nary>
                          <m:naryPr>
                            <m:chr m:val="∏"/>
                            <m:limLoc m:val="subSup"/>
                            <m:ctrlPr>
                              <w:rPr>
                                <w:rFonts w:ascii="Cambria Math" w:eastAsiaTheme="minorEastAsia" w:hAnsi="Cambria Math"/>
                                <w:bCs/>
                                <w:i/>
                              </w:rPr>
                            </m:ctrlPr>
                          </m:naryPr>
                          <m:sub>
                            <m:r>
                              <m:rPr>
                                <m:sty m:val="bi"/>
                              </m:rPr>
                              <w:rPr>
                                <w:rFonts w:ascii="Cambria Math" w:eastAsiaTheme="minorEastAsia" w:hAnsi="Cambria Math"/>
                              </w:rPr>
                              <m:t>l=0</m:t>
                            </m:r>
                          </m:sub>
                          <m:sup>
                            <m:r>
                              <m:rPr>
                                <m:sty m:val="bi"/>
                              </m:rPr>
                              <w:rPr>
                                <w:rFonts w:ascii="Cambria Math" w:eastAsiaTheme="minorEastAsia" w:hAnsi="Cambria Math"/>
                              </w:rPr>
                              <m:t>k-2</m:t>
                            </m:r>
                          </m:sup>
                          <m:e>
                            <m:r>
                              <m:rPr>
                                <m:sty m:val="bi"/>
                              </m:rPr>
                              <w:rPr>
                                <w:rFonts w:ascii="Cambria Math" w:eastAsiaTheme="minorEastAsia" w:hAnsi="Cambria Math"/>
                              </w:rPr>
                              <m:t>H(</m:t>
                            </m:r>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j</m:t>
                                </m:r>
                                <m:sSup>
                                  <m:sSupPr>
                                    <m:ctrlPr>
                                      <w:rPr>
                                        <w:rFonts w:ascii="Cambria Math" w:eastAsiaTheme="minorEastAsia" w:hAnsi="Cambria Math"/>
                                        <w:i/>
                                      </w:rPr>
                                    </m:ctrlPr>
                                  </m:sSupPr>
                                  <m:e>
                                    <m:r>
                                      <m:rPr>
                                        <m:sty m:val="bi"/>
                                      </m:rPr>
                                      <w:rPr>
                                        <w:rFonts w:ascii="Cambria Math" w:eastAsiaTheme="minorEastAsia" w:hAnsi="Cambria Math"/>
                                      </w:rPr>
                                      <m:t>2</m:t>
                                    </m:r>
                                  </m:e>
                                  <m:sup>
                                    <m:r>
                                      <m:rPr>
                                        <m:sty m:val="bi"/>
                                      </m:rPr>
                                      <w:rPr>
                                        <w:rFonts w:ascii="Cambria Math" w:eastAsiaTheme="minorEastAsia" w:hAnsi="Cambria Math"/>
                                      </w:rPr>
                                      <m:t>l</m:t>
                                    </m:r>
                                  </m:sup>
                                </m:sSup>
                                <m:r>
                                  <m:rPr>
                                    <m:sty m:val="bi"/>
                                  </m:rPr>
                                  <w:rPr>
                                    <w:rFonts w:ascii="Cambria Math" w:eastAsiaTheme="minorEastAsia" w:hAnsi="Cambria Math"/>
                                  </w:rPr>
                                  <m:t>ω</m:t>
                                </m:r>
                              </m:sup>
                            </m:sSup>
                            <m:r>
                              <m:rPr>
                                <m:sty m:val="bi"/>
                              </m:rPr>
                              <w:rPr>
                                <w:rFonts w:ascii="Cambria Math" w:eastAsiaTheme="minorEastAsia" w:hAnsi="Cambria Math"/>
                              </w:rPr>
                              <m:t>)</m:t>
                            </m:r>
                          </m:e>
                        </m:nary>
                        <m:r>
                          <m:rPr>
                            <m:sty m:val="bi"/>
                          </m:rPr>
                          <w:rPr>
                            <w:rFonts w:ascii="Cambria Math" w:eastAsiaTheme="minorEastAsia" w:hAnsi="Cambria Math"/>
                          </w:rPr>
                          <m:t>,   k≥2</m:t>
                        </m:r>
                      </m:e>
                    </m:eqArr>
                  </m:e>
                </m:d>
              </m:oMath>
            </m:oMathPara>
          </w:p>
        </w:tc>
        <w:tc>
          <w:tcPr>
            <w:tcW w:w="532" w:type="dxa"/>
            <w:vAlign w:val="center"/>
          </w:tcPr>
          <w:p w14:paraId="042D845A" w14:textId="77777777" w:rsidR="001A034A" w:rsidRPr="004A360F" w:rsidRDefault="001A034A" w:rsidP="00B767D9">
            <w:pPr>
              <w:ind w:firstLine="0"/>
              <w:rPr>
                <w:rFonts w:eastAsiaTheme="minorEastAsia"/>
              </w:rPr>
            </w:pPr>
            <w:r w:rsidRPr="004A360F">
              <w:rPr>
                <w:rFonts w:eastAsiaTheme="minorEastAsia"/>
              </w:rPr>
              <w:t>(3)</w:t>
            </w:r>
          </w:p>
        </w:tc>
      </w:tr>
    </w:tbl>
    <w:p w14:paraId="372383EC" w14:textId="77777777" w:rsidR="001A034A" w:rsidRDefault="00831995" w:rsidP="00686EBA">
      <w:r>
        <w:t>На рис. 3 изображены примеры детализирующих коэффициентов различных шкал для разны</w:t>
      </w:r>
      <w:r w:rsidR="007C2F6C">
        <w:t>х элементов сигнала, полученных алгоритмом «</w:t>
      </w:r>
      <w:r w:rsidR="007C2F6C">
        <w:rPr>
          <w:lang w:val="en-US"/>
        </w:rPr>
        <w:t>a</w:t>
      </w:r>
      <w:r w:rsidR="007C2F6C" w:rsidRPr="007C2F6C">
        <w:t xml:space="preserve"> </w:t>
      </w:r>
      <w:r w:rsidR="007C2F6C">
        <w:rPr>
          <w:lang w:val="en-US"/>
        </w:rPr>
        <w:t>trous</w:t>
      </w:r>
      <w:r w:rsidR="007C2F6C">
        <w:t>»</w:t>
      </w:r>
      <w:r w:rsidR="007C2F6C" w:rsidRPr="007C2F6C">
        <w:t>.</w:t>
      </w:r>
      <w:r>
        <w:t xml:space="preserve"> </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7C2F6C" w14:paraId="612DA8CF" w14:textId="77777777" w:rsidTr="00B767D9">
        <w:tc>
          <w:tcPr>
            <w:tcW w:w="10421" w:type="dxa"/>
          </w:tcPr>
          <w:p w14:paraId="6888BFA9" w14:textId="77777777" w:rsidR="007C2F6C" w:rsidRDefault="007C2F6C" w:rsidP="00B767D9">
            <w:pPr>
              <w:ind w:firstLine="0"/>
              <w:jc w:val="center"/>
              <w:rPr>
                <w:rFonts w:eastAsiaTheme="minorEastAsia"/>
                <w:bCs/>
              </w:rPr>
            </w:pPr>
            <w:r w:rsidRPr="00EC6CA4">
              <w:object w:dxaOrig="13635" w:dyaOrig="11295" w14:anchorId="6ED80000">
                <v:shape id="_x0000_i1027" type="#_x0000_t75" style="width:430.5pt;height:355.5pt" o:ole="">
                  <v:imagedata r:id="rId26" o:title=""/>
                </v:shape>
                <o:OLEObject Type="Embed" ProgID="PBrush" ShapeID="_x0000_i1027" DrawAspect="Content" ObjectID="_1540545893" r:id="rId27"/>
              </w:object>
            </w:r>
          </w:p>
        </w:tc>
      </w:tr>
      <w:tr w:rsidR="007C2F6C" w14:paraId="5912C41F" w14:textId="77777777" w:rsidTr="00B767D9">
        <w:tc>
          <w:tcPr>
            <w:tcW w:w="10421" w:type="dxa"/>
          </w:tcPr>
          <w:p w14:paraId="2FB1F50D" w14:textId="77777777" w:rsidR="007C2F6C" w:rsidRPr="00B96F6B" w:rsidRDefault="007C2F6C" w:rsidP="00184382">
            <w:pPr>
              <w:ind w:firstLine="0"/>
              <w:jc w:val="center"/>
              <w:rPr>
                <w:rFonts w:eastAsiaTheme="minorEastAsia"/>
                <w:bCs/>
                <w:sz w:val="20"/>
                <w:szCs w:val="20"/>
              </w:rPr>
            </w:pPr>
            <w:r>
              <w:rPr>
                <w:rFonts w:eastAsiaTheme="minorEastAsia"/>
                <w:bCs/>
                <w:sz w:val="20"/>
                <w:szCs w:val="20"/>
              </w:rPr>
              <w:t xml:space="preserve">Рис. </w:t>
            </w:r>
            <w:r w:rsidR="00181388">
              <w:rPr>
                <w:rFonts w:eastAsiaTheme="minorEastAsia"/>
                <w:bCs/>
                <w:sz w:val="20"/>
                <w:szCs w:val="20"/>
              </w:rPr>
              <w:t>3</w:t>
            </w:r>
            <w:del w:id="217" w:author="Nikolai Yu. Zolotykh" w:date="2016-10-25T16:27:00Z">
              <w:r w:rsidRPr="00B96F6B" w:rsidDel="00184382">
                <w:rPr>
                  <w:rFonts w:eastAsiaTheme="minorEastAsia"/>
                  <w:bCs/>
                  <w:sz w:val="20"/>
                  <w:szCs w:val="20"/>
                </w:rPr>
                <w:delText xml:space="preserve"> [</w:delText>
              </w:r>
              <w:r w:rsidRPr="00B96F6B" w:rsidDel="00184382">
                <w:rPr>
                  <w:rFonts w:eastAsiaTheme="minorEastAsia"/>
                  <w:bCs/>
                  <w:sz w:val="20"/>
                  <w:szCs w:val="20"/>
                  <w:lang w:val="en-US"/>
                </w:rPr>
                <w:delText>diag</w:delText>
              </w:r>
              <w:r w:rsidRPr="00B96F6B" w:rsidDel="00184382">
                <w:rPr>
                  <w:rFonts w:eastAsiaTheme="minorEastAsia"/>
                  <w:bCs/>
                  <w:sz w:val="20"/>
                  <w:szCs w:val="20"/>
                </w:rPr>
                <w:delText>_1]</w:delText>
              </w:r>
            </w:del>
            <w:r>
              <w:rPr>
                <w:rFonts w:eastAsiaTheme="minorEastAsia"/>
                <w:bCs/>
                <w:sz w:val="20"/>
                <w:szCs w:val="20"/>
              </w:rPr>
              <w:t>. Примеры детализирующих коэффициентов для разных шкал</w:t>
            </w:r>
            <w:ins w:id="218" w:author="Nikolai Yu. Zolotykh" w:date="2016-10-25T16:27:00Z">
              <w:r w:rsidR="00184382">
                <w:rPr>
                  <w:rFonts w:eastAsiaTheme="minorEastAsia"/>
                  <w:bCs/>
                  <w:sz w:val="20"/>
                  <w:szCs w:val="20"/>
                </w:rPr>
                <w:t xml:space="preserve"> </w:t>
              </w:r>
              <w:r w:rsidR="00184382" w:rsidRPr="00B96F6B">
                <w:rPr>
                  <w:rFonts w:eastAsiaTheme="minorEastAsia"/>
                  <w:bCs/>
                  <w:sz w:val="20"/>
                  <w:szCs w:val="20"/>
                </w:rPr>
                <w:t>[</w:t>
              </w:r>
              <w:r w:rsidR="00184382" w:rsidRPr="00B96F6B">
                <w:rPr>
                  <w:rFonts w:eastAsiaTheme="minorEastAsia"/>
                  <w:bCs/>
                  <w:sz w:val="20"/>
                  <w:szCs w:val="20"/>
                  <w:lang w:val="en-US"/>
                </w:rPr>
                <w:t>diag</w:t>
              </w:r>
              <w:r w:rsidR="00184382" w:rsidRPr="00B96F6B">
                <w:rPr>
                  <w:rFonts w:eastAsiaTheme="minorEastAsia"/>
                  <w:bCs/>
                  <w:sz w:val="20"/>
                  <w:szCs w:val="20"/>
                </w:rPr>
                <w:t>_1]</w:t>
              </w:r>
            </w:ins>
            <w:r w:rsidRPr="00B96F6B">
              <w:rPr>
                <w:rFonts w:eastAsiaTheme="minorEastAsia"/>
                <w:bCs/>
                <w:sz w:val="20"/>
                <w:szCs w:val="20"/>
              </w:rPr>
              <w:t xml:space="preserve">. </w:t>
            </w:r>
          </w:p>
        </w:tc>
      </w:tr>
    </w:tbl>
    <w:p w14:paraId="3FFAAF48" w14:textId="77777777" w:rsidR="00B767D9" w:rsidRDefault="007C2F6C" w:rsidP="00B767D9">
      <w:r>
        <w:t xml:space="preserve">В </w:t>
      </w:r>
      <w:r w:rsidR="00A709FB">
        <w:t>подсистеме</w:t>
      </w:r>
      <w:r>
        <w:t xml:space="preserve"> «Сегментация сигнала ЭКГ» за основу был взят алгоритм анализа детализирующих коэффициентов из </w:t>
      </w:r>
      <w:del w:id="219" w:author="Nikolai Yu. Zolotykh" w:date="2016-10-25T16:27:00Z">
        <w:r w:rsidDel="00184382">
          <w:delText xml:space="preserve">статьи </w:delText>
        </w:r>
      </w:del>
      <w:ins w:id="220" w:author="Nikolai Yu. Zolotykh" w:date="2016-10-25T16:27:00Z">
        <w:r w:rsidR="00184382">
          <w:t xml:space="preserve">работы </w:t>
        </w:r>
      </w:ins>
      <w:r w:rsidRPr="007C2F6C">
        <w:t>[</w:t>
      </w:r>
      <w:r>
        <w:rPr>
          <w:lang w:val="en-US"/>
        </w:rPr>
        <w:t>diag</w:t>
      </w:r>
      <w:r w:rsidRPr="0095748E">
        <w:t>_2</w:t>
      </w:r>
      <w:r w:rsidRPr="007C2F6C">
        <w:t>]</w:t>
      </w:r>
      <w:r w:rsidR="0095748E" w:rsidRPr="0095748E">
        <w:t>.</w:t>
      </w:r>
      <w:r w:rsidR="0095748E">
        <w:t xml:space="preserve"> В этой же работе описан материнский вейвлет, при котором достигались лучшие результаты сегментации. Алгоритм был значительным </w:t>
      </w:r>
      <w:r w:rsidR="0095748E">
        <w:lastRenderedPageBreak/>
        <w:t xml:space="preserve">образом </w:t>
      </w:r>
      <w:r w:rsidR="00B767D9">
        <w:t xml:space="preserve">модифицирован в целях расширения класса распознаваемых морфологий </w:t>
      </w:r>
      <w:r w:rsidR="00B767D9">
        <w:rPr>
          <w:lang w:val="en-US"/>
        </w:rPr>
        <w:t>QRS</w:t>
      </w:r>
      <w:r w:rsidR="00B767D9" w:rsidRPr="00B767D9">
        <w:t xml:space="preserve">, </w:t>
      </w:r>
      <w:r w:rsidR="00B767D9">
        <w:rPr>
          <w:lang w:val="en-US"/>
        </w:rPr>
        <w:t>P</w:t>
      </w:r>
      <w:r w:rsidR="00B767D9" w:rsidRPr="00B767D9">
        <w:t xml:space="preserve"> </w:t>
      </w:r>
      <w:r w:rsidR="00B767D9">
        <w:t xml:space="preserve">и </w:t>
      </w:r>
      <w:r w:rsidR="00B767D9">
        <w:rPr>
          <w:lang w:val="en-US"/>
        </w:rPr>
        <w:t>T</w:t>
      </w:r>
      <w:r w:rsidR="00B767D9" w:rsidRPr="00B767D9">
        <w:t xml:space="preserve"> </w:t>
      </w:r>
      <w:r w:rsidR="00B767D9">
        <w:t xml:space="preserve">комплексов. </w:t>
      </w:r>
    </w:p>
    <w:p w14:paraId="0F2324B7" w14:textId="77777777" w:rsidR="00090B34" w:rsidRDefault="00090B34" w:rsidP="00090B34">
      <w:pPr>
        <w:pStyle w:val="4"/>
      </w:pPr>
      <w:r>
        <w:t>Синтез признаков</w:t>
      </w:r>
    </w:p>
    <w:p w14:paraId="524445DD" w14:textId="77777777" w:rsidR="00F96CD7" w:rsidRDefault="00090B34" w:rsidP="00F96CD7">
      <w:r>
        <w:t xml:space="preserve">В </w:t>
      </w:r>
      <w:r w:rsidR="00A709FB">
        <w:t>подсистем</w:t>
      </w:r>
      <w:r>
        <w:t xml:space="preserve">е «Синтез признаков» на основе данных сегментации сигнала ЭКГ вычисляются общепризнанные характеристики сигнала (предложенные, например, в </w:t>
      </w:r>
      <w:r w:rsidRPr="00090B34">
        <w:t>[</w:t>
      </w:r>
      <w:r>
        <w:rPr>
          <w:lang w:val="en-US"/>
        </w:rPr>
        <w:t>diag</w:t>
      </w:r>
      <w:r w:rsidR="00C64C1C">
        <w:t>_12</w:t>
      </w:r>
      <w:r w:rsidRPr="00090B34">
        <w:t>]</w:t>
      </w:r>
      <w:r>
        <w:t>)</w:t>
      </w:r>
      <w:r w:rsidRPr="00090B34">
        <w:t xml:space="preserve">. </w:t>
      </w:r>
      <w:r>
        <w:t xml:space="preserve">Для этого используются стандартные функции для вычисления числовых характеристик (средние высоты и продолжительности основанных выявленных комплексов сигнала ЭКГ, их стандартные отклонения и т.д.). </w:t>
      </w:r>
    </w:p>
    <w:p w14:paraId="203910C5" w14:textId="77777777" w:rsidR="00F96CD7" w:rsidRDefault="00F96CD7" w:rsidP="00F96CD7">
      <w:pPr>
        <w:pStyle w:val="4"/>
        <w:rPr>
          <w:ins w:id="221" w:author="Nikolai Yu. Zolotykh" w:date="2016-10-25T16:28:00Z"/>
        </w:rPr>
      </w:pPr>
      <w:r>
        <w:t>Прямые методы диагностики</w:t>
      </w:r>
    </w:p>
    <w:p w14:paraId="4845151B" w14:textId="77777777" w:rsidR="00B41288" w:rsidRDefault="00B41288">
      <w:pPr>
        <w:rPr>
          <w:ins w:id="222" w:author="Nikolai Yu. Zolotykh" w:date="2016-10-25T16:28:00Z"/>
          <w:del w:id="223" w:author="sergey" w:date="2016-10-25T15:48:00Z"/>
        </w:rPr>
        <w:pPrChange w:id="224" w:author="Nikolai Yu. Zolotykh" w:date="2016-10-25T16:28:00Z">
          <w:pPr>
            <w:pStyle w:val="4"/>
          </w:pPr>
        </w:pPrChange>
      </w:pPr>
    </w:p>
    <w:p w14:paraId="1D4787D9" w14:textId="77777777" w:rsidR="00B41288" w:rsidRDefault="00184382">
      <w:pPr>
        <w:rPr>
          <w:ins w:id="225" w:author="Nikolai Yu. Zolotykh" w:date="2016-10-25T16:28:00Z"/>
        </w:rPr>
        <w:pPrChange w:id="226" w:author="Nikolai Yu. Zolotykh" w:date="2016-10-25T16:28:00Z">
          <w:pPr>
            <w:pStyle w:val="4"/>
          </w:pPr>
        </w:pPrChange>
      </w:pPr>
      <w:ins w:id="227" w:author="Nikolai Yu. Zolotykh" w:date="2016-10-25T16:28:00Z">
        <w:del w:id="228" w:author="sergey" w:date="2016-10-25T15:48:00Z">
          <w:r w:rsidDel="00E57231">
            <w:delText>ЗДЕСЬ БУДЕТ ТЕКСТ СЕРГЕЯ</w:delText>
          </w:r>
        </w:del>
      </w:ins>
      <w:ins w:id="229" w:author="sergey" w:date="2016-10-25T15:48:00Z">
        <w:r w:rsidR="00E57231">
          <w:t xml:space="preserve">Подсистема «Прямые методы диагностики» использует </w:t>
        </w:r>
      </w:ins>
      <w:ins w:id="230" w:author="sergey" w:date="2016-10-25T15:53:00Z">
        <w:r w:rsidR="00E57231">
          <w:t xml:space="preserve">широко применяемые </w:t>
        </w:r>
      </w:ins>
      <w:ins w:id="231" w:author="sergey" w:date="2016-10-25T15:48:00Z">
        <w:r w:rsidR="00E57231">
          <w:t>методы диагностики кардиологических заболеваний, изложенные в медицинской литературе</w:t>
        </w:r>
      </w:ins>
      <w:ins w:id="232" w:author="sergey" w:date="2016-10-25T15:51:00Z">
        <w:r w:rsidR="0022540C" w:rsidRPr="0022540C">
          <w:rPr>
            <w:rPrChange w:id="233" w:author="sergey" w:date="2016-10-25T15:51:00Z">
              <w:rPr>
                <w:bCs w:val="0"/>
                <w:iCs w:val="0"/>
                <w:lang w:val="en-US"/>
              </w:rPr>
            </w:rPrChange>
          </w:rPr>
          <w:t xml:space="preserve">, </w:t>
        </w:r>
        <w:r w:rsidR="00E57231">
          <w:t>включая</w:t>
        </w:r>
      </w:ins>
      <w:ins w:id="234" w:author="sergey" w:date="2016-10-25T15:48:00Z">
        <w:r w:rsidR="00E57231">
          <w:t xml:space="preserve"> </w:t>
        </w:r>
        <w:r w:rsidR="0022540C" w:rsidRPr="0022540C">
          <w:rPr>
            <w:rPrChange w:id="235" w:author="sergey" w:date="2016-10-25T15:48:00Z">
              <w:rPr>
                <w:bCs w:val="0"/>
                <w:iCs w:val="0"/>
                <w:lang w:val="en-US"/>
              </w:rPr>
            </w:rPrChange>
          </w:rPr>
          <w:t>[</w:t>
        </w:r>
      </w:ins>
      <w:ins w:id="236" w:author="sergey" w:date="2016-10-25T15:52:00Z">
        <w:r w:rsidR="00E57231" w:rsidRPr="00947B5C">
          <w:rPr>
            <w:lang w:val="en-US"/>
          </w:rPr>
          <w:t>diag</w:t>
        </w:r>
        <w:r w:rsidR="00E57231" w:rsidRPr="00947B5C">
          <w:t>_</w:t>
        </w:r>
      </w:ins>
      <w:ins w:id="237" w:author="sergey" w:date="2016-10-25T15:51:00Z">
        <w:r w:rsidR="0022540C" w:rsidRPr="0022540C">
          <w:rPr>
            <w:rPrChange w:id="238" w:author="sergey" w:date="2016-10-25T15:52:00Z">
              <w:rPr>
                <w:bCs w:val="0"/>
                <w:iCs w:val="0"/>
                <w:lang w:val="en-US"/>
              </w:rPr>
            </w:rPrChange>
          </w:rPr>
          <w:t>12-</w:t>
        </w:r>
      </w:ins>
      <w:ins w:id="239" w:author="sergey" w:date="2016-10-25T15:52:00Z">
        <w:r w:rsidR="0022540C" w:rsidRPr="0022540C">
          <w:rPr>
            <w:rPrChange w:id="240" w:author="sergey" w:date="2016-10-25T15:52:00Z">
              <w:rPr>
                <w:bCs w:val="0"/>
                <w:iCs w:val="0"/>
                <w:lang w:val="en-US"/>
              </w:rPr>
            </w:rPrChange>
          </w:rPr>
          <w:t xml:space="preserve"> </w:t>
        </w:r>
        <w:r w:rsidR="00E57231" w:rsidRPr="00947B5C">
          <w:rPr>
            <w:lang w:val="en-US"/>
          </w:rPr>
          <w:t>diag</w:t>
        </w:r>
        <w:r w:rsidR="00E57231" w:rsidRPr="00947B5C">
          <w:t>_</w:t>
        </w:r>
      </w:ins>
      <w:ins w:id="241" w:author="sergey" w:date="2016-10-25T15:51:00Z">
        <w:r w:rsidR="0022540C" w:rsidRPr="0022540C">
          <w:rPr>
            <w:rPrChange w:id="242" w:author="sergey" w:date="2016-10-25T15:52:00Z">
              <w:rPr>
                <w:bCs w:val="0"/>
                <w:iCs w:val="0"/>
                <w:lang w:val="en-US"/>
              </w:rPr>
            </w:rPrChange>
          </w:rPr>
          <w:t>18</w:t>
        </w:r>
      </w:ins>
      <w:ins w:id="243" w:author="sergey" w:date="2016-10-25T15:48:00Z">
        <w:r w:rsidR="0022540C" w:rsidRPr="0022540C">
          <w:rPr>
            <w:rPrChange w:id="244" w:author="sergey" w:date="2016-10-25T15:48:00Z">
              <w:rPr>
                <w:bCs w:val="0"/>
                <w:iCs w:val="0"/>
                <w:lang w:val="en-US"/>
              </w:rPr>
            </w:rPrChange>
          </w:rPr>
          <w:t>]</w:t>
        </w:r>
        <w:r w:rsidR="00E57231">
          <w:t>.</w:t>
        </w:r>
      </w:ins>
      <w:ins w:id="245" w:author="sergey" w:date="2016-10-25T15:51:00Z">
        <w:r w:rsidR="00E57231">
          <w:t xml:space="preserve"> </w:t>
        </w:r>
      </w:ins>
      <w:ins w:id="246" w:author="sergey" w:date="2016-10-25T15:53:00Z">
        <w:r w:rsidR="00E5657A">
          <w:t xml:space="preserve">Общий подход к диагностике основан на </w:t>
        </w:r>
        <w:r w:rsidR="0022540C" w:rsidRPr="0022540C">
          <w:rPr>
            <w:rPrChange w:id="247" w:author="sergey" w:date="2016-10-25T15:54:00Z">
              <w:rPr>
                <w:bCs w:val="0"/>
                <w:iCs w:val="0"/>
                <w:lang w:val="en-US"/>
              </w:rPr>
            </w:rPrChange>
          </w:rPr>
          <w:t>[</w:t>
        </w:r>
        <w:r w:rsidR="00E5657A">
          <w:rPr>
            <w:lang w:val="en-US"/>
          </w:rPr>
          <w:t>diag</w:t>
        </w:r>
        <w:r w:rsidR="0022540C" w:rsidRPr="0022540C">
          <w:rPr>
            <w:rPrChange w:id="248" w:author="sergey" w:date="2016-10-25T15:54:00Z">
              <w:rPr>
                <w:bCs w:val="0"/>
                <w:iCs w:val="0"/>
                <w:lang w:val="en-US"/>
              </w:rPr>
            </w:rPrChange>
          </w:rPr>
          <w:t>_12], ди</w:t>
        </w:r>
      </w:ins>
      <w:ins w:id="249" w:author="sergey" w:date="2016-10-25T15:54:00Z">
        <w:r w:rsidR="00E5657A">
          <w:t>а</w:t>
        </w:r>
      </w:ins>
      <w:ins w:id="250" w:author="sergey" w:date="2016-10-25T15:53:00Z">
        <w:r w:rsidR="0022540C" w:rsidRPr="0022540C">
          <w:rPr>
            <w:rPrChange w:id="251" w:author="sergey" w:date="2016-10-25T15:54:00Z">
              <w:rPr>
                <w:bCs w:val="0"/>
                <w:iCs w:val="0"/>
                <w:lang w:val="en-US"/>
              </w:rPr>
            </w:rPrChange>
          </w:rPr>
          <w:t>гностика основных групп</w:t>
        </w:r>
      </w:ins>
      <w:ins w:id="252" w:author="sergey" w:date="2016-10-25T15:54:00Z">
        <w:r w:rsidR="00E5657A">
          <w:t xml:space="preserve"> заболеваний производится с помощью деревьев принятия решений</w:t>
        </w:r>
      </w:ins>
      <w:ins w:id="253" w:author="sergey" w:date="2016-10-25T15:55:00Z">
        <w:r w:rsidR="00E5657A">
          <w:t>. Диагностика осуществляется</w:t>
        </w:r>
      </w:ins>
      <w:ins w:id="254" w:author="sergey" w:date="2016-10-25T15:54:00Z">
        <w:r w:rsidR="00E5657A">
          <w:t xml:space="preserve"> на основе данных о высоте и продолжительности комплексов сигнала ЭКГ</w:t>
        </w:r>
      </w:ins>
      <w:ins w:id="255" w:author="sergey" w:date="2016-10-25T15:55:00Z">
        <w:r w:rsidR="00E5657A">
          <w:t>, выделенных подсистемой «Синтез признаков»</w:t>
        </w:r>
      </w:ins>
      <w:ins w:id="256" w:author="sergey" w:date="2016-10-25T15:54:00Z">
        <w:r w:rsidR="00E5657A">
          <w:t>.</w:t>
        </w:r>
      </w:ins>
    </w:p>
    <w:p w14:paraId="5C335DE8" w14:textId="77777777" w:rsidR="00B41288" w:rsidRDefault="00B41288">
      <w:pPr>
        <w:rPr>
          <w:del w:id="257" w:author="sergey" w:date="2016-10-25T15:55:00Z"/>
        </w:rPr>
        <w:pPrChange w:id="258" w:author="Nikolai Yu. Zolotykh" w:date="2016-10-25T16:28:00Z">
          <w:pPr>
            <w:pStyle w:val="4"/>
          </w:pPr>
        </w:pPrChange>
      </w:pPr>
    </w:p>
    <w:p w14:paraId="39A67176" w14:textId="77777777" w:rsidR="00090B34" w:rsidDel="00184382" w:rsidRDefault="00F96CD7" w:rsidP="00A56E2B">
      <w:pPr>
        <w:pStyle w:val="4"/>
        <w:rPr>
          <w:del w:id="259" w:author="Nikolai Yu. Zolotykh" w:date="2016-10-25T16:30:00Z"/>
        </w:rPr>
      </w:pPr>
      <w:commentRangeStart w:id="260"/>
      <w:del w:id="261" w:author="Nikolai Yu. Zolotykh" w:date="2016-10-25T16:30:00Z">
        <w:r w:rsidDel="00184382">
          <w:delText>Методы машинного обучения</w:delText>
        </w:r>
      </w:del>
      <w:commentRangeEnd w:id="260"/>
      <w:r w:rsidR="00184382">
        <w:rPr>
          <w:rStyle w:val="aa"/>
          <w:rFonts w:asciiTheme="minorHAnsi" w:eastAsiaTheme="minorHAnsi" w:hAnsiTheme="minorHAnsi" w:cstheme="minorBidi"/>
          <w:bCs w:val="0"/>
          <w:iCs w:val="0"/>
        </w:rPr>
        <w:commentReference w:id="260"/>
      </w:r>
    </w:p>
    <w:p w14:paraId="415B9016" w14:textId="77777777" w:rsidR="00B72159" w:rsidRPr="00D355DB" w:rsidDel="00184382" w:rsidRDefault="00B72159" w:rsidP="00B72159">
      <w:pPr>
        <w:rPr>
          <w:del w:id="262" w:author="Nikolai Yu. Zolotykh" w:date="2016-10-25T16:32:00Z"/>
        </w:rPr>
      </w:pPr>
      <w:del w:id="263" w:author="Nikolai Yu. Zolotykh" w:date="2016-10-25T16:32:00Z">
        <w:r w:rsidDel="00184382">
          <w:delText xml:space="preserve">В части </w:delText>
        </w:r>
        <w:r w:rsidR="00A709FB" w:rsidDel="00184382">
          <w:delText>подсистемы</w:delText>
        </w:r>
        <w:r w:rsidDel="00184382">
          <w:delText xml:space="preserve"> «Методы машинного обучения», отвечающей за графовый подход, на основе исходных данных для каждого пациента строятся паренклитические сети, который в дальнейшем описываются с помощью стандартных топологических индексов и в формате, удобном для анализа, подаются на вход стандартным алгоритмам машинного обучения. </w:delText>
        </w:r>
        <w:r w:rsidRPr="00D355DB" w:rsidDel="00184382">
          <w:delText xml:space="preserve">Данный метод использует информацию о наборе пациентов, распределенных по классам, чтобы выявить наличие исходных взаимоотношений между узлами. Отправной точкой в данном методе служит описание объектов с помощью признаков, </w:delText>
        </w:r>
        <w:r w:rsidDel="00184382">
          <w:delText xml:space="preserve">полученных после работы </w:delText>
        </w:r>
        <w:r w:rsidR="00A709FB" w:rsidDel="00184382">
          <w:delText>подсистемы</w:delText>
        </w:r>
        <w:r w:rsidDel="00184382">
          <w:delText xml:space="preserve"> «Синтез признаков»</w:delText>
        </w:r>
        <w:r w:rsidRPr="00D355DB" w:rsidDel="00184382">
          <w:delText>. В то время, как работа с полным набором данных может быть неосуществима, рассматриваются всевозможные проекции данных на плоскости, порождаемые парой признаков</w:delText>
        </w:r>
        <w:r w:rsidDel="00184382">
          <w:delText xml:space="preserve"> [</w:delText>
        </w:r>
        <w:r w:rsidDel="00184382">
          <w:rPr>
            <w:lang w:val="en-US"/>
          </w:rPr>
          <w:delText>diag</w:delText>
        </w:r>
        <w:r w:rsidDel="00184382">
          <w:delText>_13</w:delText>
        </w:r>
        <w:r w:rsidRPr="0060016E" w:rsidDel="00184382">
          <w:delText>]</w:delText>
        </w:r>
        <w:r w:rsidRPr="00D355DB" w:rsidDel="00184382">
          <w:delText>.</w:delText>
        </w:r>
      </w:del>
    </w:p>
    <w:p w14:paraId="70B37C1F" w14:textId="77777777" w:rsidR="00B72159" w:rsidDel="00184382" w:rsidRDefault="00B41288" w:rsidP="00B72159">
      <w:pPr>
        <w:keepNext/>
        <w:rPr>
          <w:del w:id="264" w:author="Nikolai Yu. Zolotykh" w:date="2016-10-25T16:32:00Z"/>
        </w:rPr>
      </w:pPr>
      <w:del w:id="265" w:author="Nikolai Yu. Zolotykh" w:date="2016-10-25T16:32:00Z">
        <w:r>
          <w:rPr>
            <w:rFonts w:ascii="Droid Serif" w:hAnsi="Droid Serif"/>
            <w:noProof/>
            <w:color w:val="000000"/>
            <w:sz w:val="22"/>
            <w:shd w:val="clear" w:color="auto" w:fill="FFFFFF"/>
            <w:lang w:eastAsia="ru-RU"/>
            <w:rPrChange w:id="266" w:author="Unknown">
              <w:rPr>
                <w:noProof/>
                <w:lang w:eastAsia="ru-RU"/>
              </w:rPr>
            </w:rPrChange>
          </w:rPr>
          <w:drawing>
            <wp:inline distT="0" distB="0" distL="0" distR="0" wp14:anchorId="6F84F1BD" wp14:editId="5A3AD5AC">
              <wp:extent cx="5943600" cy="2711450"/>
              <wp:effectExtent l="0" t="0" r="0" b="6350"/>
              <wp:docPr id="3" name="Picture 3" descr="https://lh6.googleusercontent.com/eGUdSVkv8pQUSBIvTY_SLz7QXL28Y6y2EnH1YkvskLxoLvqyjvAlDr_xyk5frBEu_TezfViTayTSH7LGzNyRhJ5EKIUviABxmeGc9Lkty69zTWc1bcdruDdNhD1d12K4iUL6If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GUdSVkv8pQUSBIvTY_SLz7QXL28Y6y2EnH1YkvskLxoLvqyjvAlDr_xyk5frBEu_TezfViTayTSH7LGzNyRhJ5EKIUviABxmeGc9Lkty69zTWc1bcdruDdNhD1d12K4iUL6If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del>
    </w:p>
    <w:p w14:paraId="30ADB330" w14:textId="77777777" w:rsidR="00B72159" w:rsidDel="00184382" w:rsidRDefault="00B72159" w:rsidP="00B72159">
      <w:pPr>
        <w:pStyle w:val="af2"/>
        <w:jc w:val="center"/>
        <w:rPr>
          <w:del w:id="267" w:author="Nikolai Yu. Zolotykh" w:date="2016-10-25T16:32:00Z"/>
          <w:i w:val="0"/>
          <w:color w:val="000000" w:themeColor="text1"/>
          <w:sz w:val="22"/>
        </w:rPr>
      </w:pPr>
      <w:del w:id="268" w:author="Nikolai Yu. Zolotykh" w:date="2016-10-25T16:32:00Z">
        <w:r w:rsidRPr="00B72159" w:rsidDel="00184382">
          <w:rPr>
            <w:i w:val="0"/>
            <w:color w:val="000000" w:themeColor="text1"/>
            <w:sz w:val="22"/>
          </w:rPr>
          <w:delText>Рисунок 1</w:delText>
        </w:r>
        <w:r w:rsidRPr="0060016E" w:rsidDel="00184382">
          <w:rPr>
            <w:i w:val="0"/>
            <w:color w:val="000000" w:themeColor="text1"/>
            <w:sz w:val="22"/>
          </w:rPr>
          <w:delText>[</w:delText>
        </w:r>
        <w:r w:rsidDel="00184382">
          <w:rPr>
            <w:i w:val="0"/>
            <w:color w:val="000000" w:themeColor="text1"/>
            <w:sz w:val="22"/>
            <w:lang w:val="en-GB"/>
          </w:rPr>
          <w:delText>diag</w:delText>
        </w:r>
        <w:r w:rsidRPr="0060016E" w:rsidDel="00184382">
          <w:rPr>
            <w:i w:val="0"/>
            <w:color w:val="000000" w:themeColor="text1"/>
            <w:sz w:val="22"/>
          </w:rPr>
          <w:delText>_13]</w:delText>
        </w:r>
        <w:r w:rsidRPr="00B72159" w:rsidDel="00184382">
          <w:rPr>
            <w:i w:val="0"/>
            <w:color w:val="000000" w:themeColor="text1"/>
            <w:sz w:val="22"/>
          </w:rPr>
          <w:delText>. Схематическое представление метода создания паренклитических сетей</w:delText>
        </w:r>
      </w:del>
    </w:p>
    <w:p w14:paraId="12C01115" w14:textId="77777777" w:rsidR="00B72159" w:rsidRPr="00B72159" w:rsidRDefault="0060016E" w:rsidP="0060016E">
      <w:pPr>
        <w:pStyle w:val="4"/>
      </w:pPr>
      <w:r>
        <w:t>Методы машинного обучения</w:t>
      </w:r>
      <w:del w:id="269" w:author="Артем Рыблов" w:date="2016-11-05T22:54:00Z">
        <w:r w:rsidDel="003F6E35">
          <w:delText xml:space="preserve"> (классические)</w:delText>
        </w:r>
      </w:del>
    </w:p>
    <w:p w14:paraId="6D5C0188" w14:textId="77777777" w:rsidR="00B767D9" w:rsidRDefault="0060016E" w:rsidP="0095748E">
      <w:r>
        <w:t xml:space="preserve">В состав </w:t>
      </w:r>
      <w:r w:rsidR="00A709FB">
        <w:t>подсистемы</w:t>
      </w:r>
      <w:r>
        <w:t xml:space="preserve"> </w:t>
      </w:r>
      <w:del w:id="270" w:author="Nikolai Yu. Zolotykh" w:date="2016-11-12T22:00:00Z">
        <w:r w:rsidRPr="0060016E" w:rsidDel="00B41288">
          <w:delText>“</w:delText>
        </w:r>
      </w:del>
      <w:ins w:id="271" w:author="Nikolai Yu. Zolotykh" w:date="2016-11-12T22:00:00Z">
        <w:r w:rsidR="00B41288">
          <w:t>«</w:t>
        </w:r>
      </w:ins>
      <w:r>
        <w:t>Методы машинного обучения</w:t>
      </w:r>
      <w:ins w:id="272" w:author="Nikolai Yu. Zolotykh" w:date="2016-11-12T22:00:00Z">
        <w:r w:rsidR="00B41288">
          <w:t xml:space="preserve">» </w:t>
        </w:r>
      </w:ins>
      <w:del w:id="273" w:author="Nikolai Yu. Zolotykh" w:date="2016-11-12T22:00:00Z">
        <w:r w:rsidRPr="0060016E" w:rsidDel="00B41288">
          <w:delText>”</w:delText>
        </w:r>
        <w:r w:rsidDel="00B41288">
          <w:delText xml:space="preserve"> </w:delText>
        </w:r>
      </w:del>
      <w:r>
        <w:t>входят алгоритмы, которые рабо</w:t>
      </w:r>
      <w:r w:rsidR="00A709FB">
        <w:t>тают с признаками, полученными от подсистемы</w:t>
      </w:r>
      <w:r>
        <w:t xml:space="preserve"> </w:t>
      </w:r>
      <w:del w:id="274" w:author="Nikolai Yu. Zolotykh" w:date="2016-11-12T22:00:00Z">
        <w:r w:rsidRPr="0060016E" w:rsidDel="00B41288">
          <w:delText>“</w:delText>
        </w:r>
      </w:del>
      <w:ins w:id="275" w:author="Nikolai Yu. Zolotykh" w:date="2016-11-12T22:01:00Z">
        <w:r w:rsidR="00B41288">
          <w:t>«</w:t>
        </w:r>
      </w:ins>
      <w:r>
        <w:t>Сегментация</w:t>
      </w:r>
      <w:del w:id="276" w:author="Nikolai Yu. Zolotykh" w:date="2016-11-12T22:00:00Z">
        <w:r w:rsidRPr="0060016E" w:rsidDel="00B41288">
          <w:delText>”</w:delText>
        </w:r>
        <w:r w:rsidR="00B97F79" w:rsidDel="00B41288">
          <w:delText xml:space="preserve">, </w:delText>
        </w:r>
      </w:del>
      <w:ins w:id="277" w:author="Nikolai Yu. Zolotykh" w:date="2016-11-12T22:00:00Z">
        <w:r w:rsidR="00B41288">
          <w:t xml:space="preserve">», </w:t>
        </w:r>
      </w:ins>
      <w:r w:rsidR="00B97F79">
        <w:t>без их предварительного преобразования</w:t>
      </w:r>
      <w:r>
        <w:t>.</w:t>
      </w:r>
      <w:r w:rsidR="00B97F79">
        <w:t xml:space="preserve"> К ним относятся</w:t>
      </w:r>
      <w:r w:rsidR="00B97F79" w:rsidRPr="00B97F79">
        <w:t xml:space="preserve">: </w:t>
      </w:r>
      <w:r w:rsidR="00B97F79">
        <w:t xml:space="preserve">метод </w:t>
      </w:r>
      <w:r w:rsidR="00A709FB">
        <w:t>ближайших соседей, метод опорных</w:t>
      </w:r>
      <w:r w:rsidR="00B97F79">
        <w:t xml:space="preserve"> векторов, градиентный бустинг над решающими деревьями.</w:t>
      </w:r>
      <w:r>
        <w:t xml:space="preserve"> </w:t>
      </w:r>
      <w:r w:rsidR="00685D1C">
        <w:t>Опишем некоторые из алгоритмов.</w:t>
      </w:r>
    </w:p>
    <w:p w14:paraId="7DB3B35E" w14:textId="77777777" w:rsidR="00244A17" w:rsidRDefault="00244A17" w:rsidP="0095748E">
      <w:pPr>
        <w:rPr>
          <w:rFonts w:eastAsiaTheme="minorEastAsia"/>
        </w:rPr>
      </w:pPr>
      <w:r>
        <w:t>Метод ближайших соседей</w:t>
      </w:r>
      <w:r w:rsidR="004F7935">
        <w:t xml:space="preserve"> </w:t>
      </w:r>
      <w:r w:rsidR="004F7935" w:rsidRPr="004F7935">
        <w:t>[</w:t>
      </w:r>
      <w:r w:rsidR="004F7935">
        <w:rPr>
          <w:lang w:val="en-US"/>
        </w:rPr>
        <w:t>ml</w:t>
      </w:r>
      <w:r w:rsidR="004F7935" w:rsidRPr="004F7935">
        <w:t>_1]</w:t>
      </w:r>
      <w:r>
        <w:t xml:space="preserve"> является самым простым из п</w:t>
      </w:r>
      <w:r w:rsidR="00A709FB">
        <w:t>редставленных методов и относит</w:t>
      </w:r>
      <w:r>
        <w:t xml:space="preserve">ся к категории </w:t>
      </w:r>
      <w:ins w:id="278" w:author="Nikolai Yu. Zolotykh" w:date="2016-11-12T22:01:00Z">
        <w:r w:rsidR="00B41288">
          <w:t>«</w:t>
        </w:r>
      </w:ins>
      <w:del w:id="279" w:author="Nikolai Yu. Zolotykh" w:date="2016-11-12T22:01:00Z">
        <w:r w:rsidRPr="00244A17" w:rsidDel="00B41288">
          <w:delText>“</w:delText>
        </w:r>
      </w:del>
      <w:r>
        <w:t>ленивых</w:t>
      </w:r>
      <w:ins w:id="280" w:author="Nikolai Yu. Zolotykh" w:date="2016-11-12T22:01:00Z">
        <w:r w:rsidR="00B41288">
          <w:t>»</w:t>
        </w:r>
      </w:ins>
      <w:del w:id="281" w:author="Nikolai Yu. Zolotykh" w:date="2016-11-12T22:01:00Z">
        <w:r w:rsidRPr="00244A17" w:rsidDel="00B41288">
          <w:delText>”</w:delText>
        </w:r>
      </w:del>
      <w:r>
        <w:t xml:space="preserve"> классификаторов, поскольку в нём сохраняется вся обучающая выборка и собственно никакого процесса обучения не происходит.</w:t>
      </w:r>
      <w:r w:rsidRPr="00244A17">
        <w:t xml:space="preserve"> </w:t>
      </w:r>
      <w:r>
        <w:t>Идея алгоритма состоит в гипотезе компактности</w:t>
      </w:r>
      <w:r w:rsidRPr="00244A17">
        <w:t xml:space="preserve">: </w:t>
      </w:r>
      <w:r>
        <w:t>близкие объекты</w:t>
      </w:r>
      <w:ins w:id="282" w:author="Nikolai Yu. Zolotykh" w:date="2016-11-12T22:01:00Z">
        <w:r w:rsidR="00B41288">
          <w:t>,</w:t>
        </w:r>
      </w:ins>
      <w:r>
        <w:t xml:space="preserve"> как</w:t>
      </w:r>
      <w:r w:rsidRPr="00244A17">
        <w:t xml:space="preserve"> </w:t>
      </w:r>
      <w:r>
        <w:t>правило</w:t>
      </w:r>
      <w:ins w:id="283" w:author="Nikolai Yu. Zolotykh" w:date="2016-11-12T22:02:00Z">
        <w:r w:rsidR="00B41288">
          <w:t>,</w:t>
        </w:r>
      </w:ins>
      <w:r>
        <w:t xml:space="preserve"> находятся в одном классе. Близость объектов</w:t>
      </w:r>
      <w:r w:rsidR="00E93065">
        <w:t xml:space="preserve"> </w:t>
      </w:r>
      <m:oMath>
        <m:r>
          <w:rPr>
            <w:rFonts w:ascii="Cambria Math" w:hAnsi="Cambria Math"/>
            <w:lang w:val="en-US"/>
          </w:rPr>
          <m:t>x</m:t>
        </m:r>
        <m:r>
          <w:rPr>
            <w:rFonts w:ascii="Cambria Math" w:hAnsi="Cambria Math"/>
          </w:rPr>
          <m:t>,</m:t>
        </m:r>
        <m:r>
          <w:rPr>
            <w:rFonts w:ascii="Cambria Math" w:hAnsi="Cambria Math"/>
            <w:lang w:val="en-US"/>
          </w:rPr>
          <m:t>y</m:t>
        </m:r>
        <m:r>
          <w:del w:id="284" w:author="Nikolai Yu. Zolotykh" w:date="2016-11-12T22:02:00Z">
            <m:rPr>
              <m:sty m:val="p"/>
            </m:rPr>
            <w:rPr>
              <w:rFonts w:ascii="Cambria Math" w:hAnsi="Cambria Math"/>
              <w:lang w:val="en-US"/>
            </w:rPr>
            <m:t>ϵ</m:t>
          </w:del>
        </m:r>
        <m:r>
          <w:ins w:id="285" w:author="Nikolai Yu. Zolotykh" w:date="2016-11-12T22:02:00Z">
            <m:rPr>
              <m:sty m:val="p"/>
            </m:rPr>
            <w:rPr>
              <w:rFonts w:ascii="Cambria Math" w:hAnsi="Cambria Math"/>
            </w:rPr>
            <m:t>∈</m:t>
          </w:ins>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t xml:space="preserve"> </w:t>
      </w:r>
      <w:r w:rsidR="00CB2E42">
        <w:t>выражается</w:t>
      </w:r>
      <w:r>
        <w:t xml:space="preserve"> некоторой функцией расстояния </w:t>
      </w:r>
      <m:oMath>
        <m:r>
          <w:rPr>
            <w:rFonts w:ascii="Cambria Math" w:hAnsi="Cambria Math"/>
          </w:rPr>
          <m:t>ρ(x,y)</m:t>
        </m:r>
      </m:oMath>
      <w:r w:rsidR="00E93065">
        <w:t xml:space="preserve">, в общем случае не обязательно являющейся метрикой в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sidR="0083251B">
        <w:rPr>
          <w:rFonts w:eastAsiaTheme="minorEastAsia"/>
        </w:rPr>
        <w:t xml:space="preserve">. </w:t>
      </w:r>
    </w:p>
    <w:p w14:paraId="71F50BD1" w14:textId="77777777" w:rsidR="00E93065" w:rsidRPr="007E6493" w:rsidRDefault="00E93065" w:rsidP="0095748E">
      <w:r>
        <w:rPr>
          <w:rFonts w:eastAsiaTheme="minorEastAsia"/>
        </w:rPr>
        <w:t xml:space="preserve">Пусть </w:t>
      </w:r>
      <w:r w:rsidR="009311F6">
        <w:rPr>
          <w:rFonts w:eastAsiaTheme="minorEastAsia"/>
        </w:rPr>
        <w:t>обучающей выборкой</w:t>
      </w:r>
      <w:r>
        <w:rPr>
          <w:rFonts w:eastAsiaTheme="minorEastAsia"/>
        </w:rPr>
        <w:t xml:space="preserve"> явля</w:t>
      </w:r>
      <w:r w:rsidR="009311F6">
        <w:rPr>
          <w:rFonts w:eastAsiaTheme="minorEastAsia"/>
        </w:rPr>
        <w:t>е</w:t>
      </w:r>
      <w:r>
        <w:rPr>
          <w:rFonts w:eastAsiaTheme="minorEastAsia"/>
        </w:rPr>
        <w:t>тся</w:t>
      </w:r>
      <w:r w:rsidR="009311F6">
        <w:rPr>
          <w:rFonts w:eastAsiaTheme="minorEastAsia"/>
        </w:rPr>
        <w:t xml:space="preserve"> множество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d>
        <m:r>
          <w:rPr>
            <w:rFonts w:ascii="Cambria Math" w:eastAsiaTheme="minorEastAsia" w:hAnsi="Cambria Math"/>
          </w:rPr>
          <m:t xml:space="preserve"> }</m:t>
        </m:r>
      </m:oMath>
      <w:r w:rsidR="009311F6">
        <w:rPr>
          <w:rFonts w:eastAsiaTheme="minorEastAsia"/>
        </w:rPr>
        <w:t>, где</w:t>
      </w:r>
      <w:r w:rsidR="009311F6" w:rsidRPr="009311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311F6">
        <w:rPr>
          <w:rFonts w:eastAsiaTheme="minorEastAsia"/>
        </w:rPr>
        <w:t xml:space="preserve"> </w:t>
      </w:r>
      <w:r>
        <w:rPr>
          <w:rFonts w:eastAsiaTheme="minorEastAsia"/>
        </w:rPr>
        <w:t xml:space="preserve"> числовые </w:t>
      </w:r>
      <w:del w:id="286" w:author="Nikolai Yu. Zolotykh" w:date="2016-11-12T22:02:00Z">
        <w:r w:rsidDel="00B41288">
          <w:rPr>
            <w:rFonts w:eastAsiaTheme="minorEastAsia"/>
          </w:rPr>
          <w:delText xml:space="preserve">вектора </w:delText>
        </w:r>
      </w:del>
      <w:ins w:id="287" w:author="Nikolai Yu. Zolotykh" w:date="2016-11-12T22:02:00Z">
        <w:r w:rsidR="00B41288">
          <w:rPr>
            <w:rFonts w:eastAsiaTheme="minorEastAsia"/>
          </w:rPr>
          <w:t xml:space="preserve">векторы </w:t>
        </w:r>
      </w:ins>
      <w:r>
        <w:rPr>
          <w:rFonts w:eastAsiaTheme="minorEastAsia"/>
        </w:rPr>
        <w:t xml:space="preserve">из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rPr>
        <w:t>,</w:t>
      </w:r>
      <w:r w:rsidR="009311F6" w:rsidRPr="009311F6">
        <w:rPr>
          <w:rFonts w:eastAsiaTheme="minorEastAsia"/>
        </w:rPr>
        <w:t xml:space="preserve"> </w:t>
      </w:r>
      <w:r>
        <w:rPr>
          <w:rFonts w:eastAsiaTheme="minorEastAsia"/>
        </w:rPr>
        <w:t>а</w:t>
      </w:r>
      <w:r w:rsidR="009311F6" w:rsidRPr="009311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w:t>
      </w:r>
      <w:del w:id="288" w:author="Nikolai Yu. Zolotykh" w:date="2016-10-25T16:31:00Z">
        <w:r w:rsidR="009311F6" w:rsidRPr="009311F6" w:rsidDel="00184382">
          <w:rPr>
            <w:rFonts w:eastAsiaTheme="minorEastAsia"/>
          </w:rPr>
          <w:delText xml:space="preserve">- </w:delText>
        </w:r>
      </w:del>
      <w:ins w:id="289" w:author="Nikolai Yu. Zolotykh" w:date="2016-10-25T16:31:00Z">
        <w:r w:rsidR="00184382">
          <w:rPr>
            <w:rFonts w:eastAsiaTheme="minorEastAsia"/>
          </w:rPr>
          <w:t>–</w:t>
        </w:r>
        <w:r w:rsidR="00184382" w:rsidRPr="009311F6">
          <w:rPr>
            <w:rFonts w:eastAsiaTheme="minorEastAsia"/>
          </w:rPr>
          <w:t xml:space="preserve"> </w:t>
        </w:r>
      </w:ins>
      <w:r>
        <w:rPr>
          <w:rFonts w:eastAsiaTheme="minorEastAsia"/>
        </w:rPr>
        <w:t>мет</w:t>
      </w:r>
      <w:r w:rsidR="009311F6">
        <w:rPr>
          <w:rFonts w:eastAsiaTheme="minorEastAsia"/>
        </w:rPr>
        <w:t>ки</w:t>
      </w:r>
      <w:r>
        <w:rPr>
          <w:rFonts w:eastAsiaTheme="minorEastAsia"/>
        </w:rPr>
        <w:t xml:space="preserve"> классов </w:t>
      </w:r>
      <w:r w:rsidR="009311F6">
        <w:rPr>
          <w:rFonts w:eastAsiaTheme="minorEastAsia"/>
        </w:rPr>
        <w:t>из</w:t>
      </w:r>
      <w:r>
        <w:rPr>
          <w:rFonts w:eastAsiaTheme="minorEastAsia"/>
        </w:rPr>
        <w:t xml:space="preserve"> множеств</w:t>
      </w:r>
      <w:r w:rsidR="009311F6">
        <w:rPr>
          <w:rFonts w:eastAsiaTheme="minorEastAsia"/>
        </w:rPr>
        <w:t>а</w:t>
      </w:r>
      <w:r>
        <w:rPr>
          <w:rFonts w:eastAsiaTheme="minorEastAsia"/>
        </w:rPr>
        <w:t xml:space="preserve"> </w:t>
      </w:r>
      <m:oMath>
        <m:r>
          <w:rPr>
            <w:rFonts w:ascii="Cambria Math" w:eastAsiaTheme="minorEastAsia" w:hAnsi="Cambria Math"/>
            <w:lang w:val="en-US"/>
          </w:rPr>
          <m:t>Y</m:t>
        </m:r>
      </m:oMath>
      <w:r>
        <w:rPr>
          <w:rFonts w:eastAsiaTheme="minorEastAsia"/>
        </w:rPr>
        <w:t xml:space="preserve">. </w:t>
      </w:r>
      <w:del w:id="290" w:author="Nikolai Yu. Zolotykh" w:date="2016-11-12T22:02:00Z">
        <w:r w:rsidDel="00B41288">
          <w:rPr>
            <w:rFonts w:eastAsiaTheme="minorEastAsia"/>
          </w:rPr>
          <w:delText>Нам н</w:delText>
        </w:r>
      </w:del>
      <w:ins w:id="291" w:author="Nikolai Yu. Zolotykh" w:date="2016-11-12T22:02:00Z">
        <w:r w:rsidR="00B41288">
          <w:rPr>
            <w:rFonts w:eastAsiaTheme="minorEastAsia"/>
          </w:rPr>
          <w:t>Н</w:t>
        </w:r>
      </w:ins>
      <w:r>
        <w:rPr>
          <w:rFonts w:eastAsiaTheme="minorEastAsia"/>
        </w:rPr>
        <w:t xml:space="preserve">еобходимо </w:t>
      </w:r>
      <w:del w:id="292" w:author="Nikolai Yu. Zolotykh" w:date="2016-11-12T22:02:00Z">
        <w:r w:rsidDel="00B41288">
          <w:rPr>
            <w:rFonts w:eastAsiaTheme="minorEastAsia"/>
          </w:rPr>
          <w:delText>про</w:delText>
        </w:r>
      </w:del>
      <w:r>
        <w:rPr>
          <w:rFonts w:eastAsiaTheme="minorEastAsia"/>
        </w:rPr>
        <w:t xml:space="preserve">классифицировать новый объект </w:t>
      </w:r>
      <m:oMath>
        <m:r>
          <w:rPr>
            <w:rFonts w:ascii="Cambria Math" w:hAnsi="Cambria Math"/>
            <w:lang w:val="en-US"/>
          </w:rPr>
          <m:t>u</m:t>
        </m:r>
        <m:r>
          <w:ins w:id="293" w:author="Nikolai Yu. Zolotykh" w:date="2016-11-12T22:02:00Z">
            <w:rPr>
              <w:rFonts w:ascii="Cambria Math" w:hAnsi="Cambria Math"/>
              <w:rPrChange w:id="294" w:author="Nikolai Yu. Zolotykh" w:date="2016-11-12T22:02:00Z">
                <w:rPr>
                  <w:rFonts w:ascii="Cambria Math" w:hAnsi="Cambria Math"/>
                  <w:lang w:val="en-US"/>
                </w:rPr>
              </w:rPrChange>
            </w:rPr>
            <m:t>∈</m:t>
          </w:ins>
        </m:r>
        <m:r>
          <w:del w:id="295" w:author="Nikolai Yu. Zolotykh" w:date="2016-11-12T22:02:00Z">
            <w:rPr>
              <w:rFonts w:ascii="Cambria Math" w:hAnsi="Cambria Math"/>
              <w:lang w:val="en-US"/>
            </w:rPr>
            <m:t>ϵ</m:t>
          </w:del>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sidRPr="00E93065">
        <w:rPr>
          <w:rFonts w:eastAsiaTheme="minorEastAsia"/>
        </w:rPr>
        <w:t xml:space="preserve"> </w:t>
      </w:r>
      <w:r>
        <w:rPr>
          <w:rFonts w:eastAsiaTheme="minorEastAsia"/>
        </w:rPr>
        <w:t>одной из мето</w:t>
      </w:r>
      <w:r w:rsidR="009311F6">
        <w:rPr>
          <w:rFonts w:eastAsiaTheme="minorEastAsia"/>
        </w:rPr>
        <w:t>к</w:t>
      </w:r>
      <w:r w:rsidR="00CA6141">
        <w:rPr>
          <w:rFonts w:eastAsiaTheme="minorEastAsia"/>
        </w:rPr>
        <w:t xml:space="preserve"> классов </w:t>
      </w:r>
      <m:oMath>
        <m:r>
          <w:rPr>
            <w:rFonts w:ascii="Cambria Math" w:eastAsiaTheme="minorEastAsia" w:hAnsi="Cambria Math"/>
            <w:lang w:val="en-US"/>
          </w:rPr>
          <m:t>Y</m:t>
        </m:r>
      </m:oMath>
      <w:r>
        <w:rPr>
          <w:rFonts w:eastAsiaTheme="minorEastAsia"/>
        </w:rPr>
        <w:t xml:space="preserve">. </w:t>
      </w:r>
      <w:r w:rsidR="007E6493">
        <w:rPr>
          <w:rFonts w:eastAsiaTheme="minorEastAsia"/>
        </w:rPr>
        <w:t xml:space="preserve">Для этого вычислим функцию расстояния </w:t>
      </w:r>
      <m:oMath>
        <m:r>
          <w:rPr>
            <w:rFonts w:ascii="Cambria Math" w:hAnsi="Cambria Math"/>
          </w:rPr>
          <m:t>ρ(</m:t>
        </m:r>
        <m:r>
          <w:rPr>
            <w:rFonts w:ascii="Cambria Math" w:hAnsi="Cambria Math"/>
            <w:lang w:val="en-US"/>
          </w:rPr>
          <m:t>u</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7E6493" w:rsidRPr="007E6493">
        <w:rPr>
          <w:rFonts w:eastAsiaTheme="minorEastAsia"/>
        </w:rPr>
        <w:t xml:space="preserve"> </w:t>
      </w:r>
      <w:r w:rsidR="007E6493">
        <w:rPr>
          <w:rFonts w:eastAsiaTheme="minorEastAsia"/>
        </w:rPr>
        <w:t xml:space="preserve">для всех </w:t>
      </w:r>
      <m:oMath>
        <m:r>
          <w:rPr>
            <w:rFonts w:ascii="Cambria Math" w:eastAsiaTheme="minorEastAsia" w:hAnsi="Cambria Math"/>
          </w:rPr>
          <m:t>i=</m:t>
        </m:r>
        <m:bar>
          <m:barPr>
            <m:pos m:val="top"/>
            <m:ctrlPr>
              <w:rPr>
                <w:rFonts w:ascii="Cambria Math" w:eastAsiaTheme="minorEastAsia" w:hAnsi="Cambria Math"/>
                <w:i/>
              </w:rPr>
            </m:ctrlPr>
          </m:barPr>
          <m:e>
            <m:r>
              <w:rPr>
                <w:rFonts w:ascii="Cambria Math" w:hAnsi="Cambria Math"/>
              </w:rPr>
              <m:t>1,m</m:t>
            </m:r>
          </m:e>
        </m:bar>
      </m:oMath>
      <w:r w:rsidR="007E6493" w:rsidRPr="007E6493">
        <w:rPr>
          <w:rFonts w:eastAsiaTheme="minorEastAsia"/>
        </w:rPr>
        <w:t xml:space="preserve"> </w:t>
      </w:r>
      <w:r w:rsidR="007E6493">
        <w:t>и отсортируем полученные величины по не убыванию</w:t>
      </w:r>
      <w:r w:rsidR="007E6493" w:rsidRPr="007E6493">
        <w:t>:</w:t>
      </w:r>
    </w:p>
    <w:p w14:paraId="60D335B4" w14:textId="77777777" w:rsidR="007E6493" w:rsidRPr="0032771C" w:rsidRDefault="00CA6141" w:rsidP="00CA6141">
      <w:pPr>
        <w:rPr>
          <w:rFonts w:eastAsiaTheme="minorEastAsia"/>
          <w:sz w:val="28"/>
          <w:szCs w:val="28"/>
        </w:rP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lang w:val="en-US"/>
                </w:rPr>
                <m:t>u</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1;u</m:t>
                  </m:r>
                </m:sub>
              </m:sSub>
            </m:e>
          </m:d>
          <m:r>
            <m:rPr>
              <m:sty m:val="p"/>
            </m:rPr>
            <w:rPr>
              <w:rFonts w:ascii="Cambria Math" w:hAnsi="Cambria Math"/>
              <w:sz w:val="28"/>
              <w:szCs w:val="28"/>
            </w:rPr>
            <m:t>≤</m:t>
          </m:r>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lang w:val="en-US"/>
                </w:rPr>
                <m:t>u</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2;u</m:t>
                  </m:r>
                </m:sub>
              </m:sSub>
            </m:e>
          </m:d>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lang w:val="en-US"/>
                </w:rPr>
                <m:t>u</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m;u</m:t>
                  </m:r>
                </m:sub>
              </m:sSub>
            </m:e>
          </m:d>
        </m:oMath>
      </m:oMathPara>
    </w:p>
    <w:p w14:paraId="21C02012" w14:textId="77777777" w:rsidR="00CA6141" w:rsidRPr="005C4BE9" w:rsidRDefault="00CA6141" w:rsidP="00CA6141">
      <w:pPr>
        <w:rPr>
          <w:rFonts w:eastAsiaTheme="minorEastAsia"/>
        </w:rPr>
      </w:pPr>
      <w:r>
        <w:rPr>
          <w:rFonts w:eastAsiaTheme="minorEastAsia"/>
        </w:rPr>
        <w:lastRenderedPageBreak/>
        <w:t xml:space="preserve">Введем весовую функцию </w:t>
      </w:r>
      <m:oMath>
        <m:r>
          <w:rPr>
            <w:rFonts w:ascii="Cambria Math" w:eastAsiaTheme="minorEastAsia" w:hAnsi="Cambria Math"/>
            <w:lang w:val="en-US"/>
          </w:rPr>
          <m:t>w</m:t>
        </m:r>
        <m:r>
          <w:rPr>
            <w:rFonts w:ascii="Cambria Math" w:eastAsiaTheme="minorEastAsia" w:hAnsi="Cambria Math"/>
          </w:rPr>
          <m:t>(i,</m:t>
        </m:r>
        <m:r>
          <w:rPr>
            <w:rFonts w:ascii="Cambria Math" w:eastAsiaTheme="minorEastAsia" w:hAnsi="Cambria Math"/>
            <w:lang w:val="en-US"/>
          </w:rPr>
          <m:t>u</m:t>
        </m:r>
        <m:r>
          <w:rPr>
            <w:rFonts w:ascii="Cambria Math" w:eastAsiaTheme="minorEastAsia" w:hAnsi="Cambria Math"/>
          </w:rPr>
          <m:t>)</m:t>
        </m:r>
      </m:oMath>
      <w:r w:rsidR="00A52D88">
        <w:rPr>
          <w:rFonts w:eastAsiaTheme="minorEastAsia"/>
        </w:rPr>
        <w:t xml:space="preserve">, </w:t>
      </w:r>
      <w:del w:id="296" w:author="Nikolai Yu. Zolotykh" w:date="2016-11-12T22:03:00Z">
        <w:r w:rsidR="00A52D88" w:rsidDel="00B41288">
          <w:rPr>
            <w:rFonts w:eastAsiaTheme="minorEastAsia"/>
          </w:rPr>
          <w:delText>она</w:delText>
        </w:r>
      </w:del>
      <w:ins w:id="297" w:author="Nikolai Yu. Zolotykh" w:date="2016-11-12T22:03:00Z">
        <w:r w:rsidR="00B41288">
          <w:rPr>
            <w:rFonts w:eastAsiaTheme="minorEastAsia"/>
          </w:rPr>
          <w:t>которая</w:t>
        </w:r>
      </w:ins>
      <w:r w:rsidR="00A52D88">
        <w:rPr>
          <w:rFonts w:eastAsiaTheme="minorEastAsia"/>
        </w:rPr>
        <w:t xml:space="preserve"> </w:t>
      </w:r>
      <w:r w:rsidR="005C4BE9">
        <w:rPr>
          <w:rFonts w:eastAsiaTheme="minorEastAsia"/>
        </w:rPr>
        <w:t>оценивает степень важности</w:t>
      </w:r>
      <w:r>
        <w:rPr>
          <w:rFonts w:eastAsiaTheme="minorEastAsia"/>
        </w:rPr>
        <w:t xml:space="preserve"> </w:t>
      </w:r>
      <m:oMath>
        <m:r>
          <w:rPr>
            <w:rFonts w:ascii="Cambria Math" w:hAnsi="Cambria Math"/>
          </w:rPr>
          <m:t>i</m:t>
        </m:r>
        <m:r>
          <w:ins w:id="298" w:author="Nikolai Yu. Zolotykh" w:date="2016-11-12T22:03:00Z">
            <w:rPr>
              <w:rFonts w:ascii="Cambria Math" w:hAnsi="Cambria Math"/>
            </w:rPr>
            <m:t xml:space="preserve"> </m:t>
          </w:ins>
        </m:r>
        <m:r>
          <w:del w:id="299" w:author="Nikolai Yu. Zolotykh" w:date="2016-11-12T22:03:00Z">
            <w:rPr>
              <w:rFonts w:ascii="Cambria Math" w:eastAsiaTheme="minorEastAsia" w:hAnsi="Cambria Math"/>
            </w:rPr>
            <m:t>-го</m:t>
          </w:del>
        </m:r>
      </m:oMath>
      <w:del w:id="300" w:author="Nikolai Yu. Zolotykh" w:date="2016-11-12T22:03:00Z">
        <w:r w:rsidDel="00B41288">
          <w:rPr>
            <w:rFonts w:eastAsiaTheme="minorEastAsia"/>
          </w:rPr>
          <w:delText xml:space="preserve"> б</w:delText>
        </w:r>
      </w:del>
      <w:ins w:id="301" w:author="Nikolai Yu. Zolotykh" w:date="2016-11-12T22:03:00Z">
        <w:r w:rsidR="00B41288">
          <w:rPr>
            <w:rFonts w:eastAsiaTheme="minorEastAsia"/>
          </w:rPr>
          <w:t>-го б</w:t>
        </w:r>
      </w:ins>
      <w:r>
        <w:rPr>
          <w:rFonts w:eastAsiaTheme="minorEastAsia"/>
        </w:rPr>
        <w:t>лижайшего соседа</w:t>
      </w:r>
      <w:r w:rsidR="00A52D88" w:rsidRPr="00A52D88">
        <w:rPr>
          <w:rFonts w:eastAsiaTheme="minorEastAsia"/>
        </w:rPr>
        <w:t xml:space="preserve"> </w:t>
      </w:r>
      <m:oMath>
        <m:r>
          <w:rPr>
            <w:rFonts w:ascii="Cambria Math" w:eastAsiaTheme="minorEastAsia" w:hAnsi="Cambria Math"/>
            <w:lang w:val="en-US"/>
          </w:rPr>
          <m:t>u</m:t>
        </m:r>
      </m:oMath>
      <w:r>
        <w:rPr>
          <w:rFonts w:eastAsiaTheme="minorEastAsia"/>
        </w:rPr>
        <w:t>.</w:t>
      </w:r>
      <w:r w:rsidR="00A52D88">
        <w:rPr>
          <w:rFonts w:eastAsiaTheme="minorEastAsia"/>
        </w:rPr>
        <w:t xml:space="preserve"> </w:t>
      </w:r>
      <w:r w:rsidR="00A52D88" w:rsidRPr="00A52D88">
        <w:t>Естественно полагать, что эта функция неотрицательна и не возрастает по</w:t>
      </w:r>
      <w:r w:rsidR="0083251B" w:rsidRPr="0083251B">
        <w:rPr>
          <w:rFonts w:eastAsiaTheme="minorEastAsia"/>
        </w:rPr>
        <w:t xml:space="preserve"> </w:t>
      </w:r>
      <m:oMath>
        <m:r>
          <w:rPr>
            <w:rFonts w:ascii="Cambria Math" w:hAnsi="Cambria Math"/>
            <w:lang w:val="en-US"/>
          </w:rPr>
          <m:t>i</m:t>
        </m:r>
      </m:oMath>
      <w:r w:rsidR="00A52D88" w:rsidRPr="00A52D88">
        <w:t>.</w:t>
      </w:r>
      <w:r>
        <w:rPr>
          <w:rFonts w:eastAsiaTheme="minorEastAsia"/>
        </w:rPr>
        <w:t xml:space="preserve"> </w:t>
      </w:r>
      <w:r w:rsidR="0083251B">
        <w:rPr>
          <w:rFonts w:eastAsiaTheme="minorEastAsia"/>
        </w:rPr>
        <w:t>Тогда о</w:t>
      </w:r>
      <w:r>
        <w:rPr>
          <w:rFonts w:eastAsiaTheme="minorEastAsia"/>
        </w:rPr>
        <w:t>твет классификатора вычисляется по формуле</w:t>
      </w:r>
      <w:r w:rsidRPr="005C4BE9">
        <w:rPr>
          <w:rFonts w:eastAsiaTheme="minorEastAsia"/>
        </w:rPr>
        <w:t>:</w:t>
      </w:r>
    </w:p>
    <w:p w14:paraId="629B18AC" w14:textId="77777777" w:rsidR="00CA6141" w:rsidRPr="0032771C" w:rsidRDefault="005C4BE9" w:rsidP="00CA6141">
      <w:pPr>
        <w:rPr>
          <w:rFonts w:eastAsiaTheme="minorEastAsia"/>
          <w:sz w:val="28"/>
          <w:szCs w:val="28"/>
          <w:lang w:val="en-US"/>
        </w:rPr>
      </w:pPr>
      <m:oMathPara>
        <m:oMath>
          <m:r>
            <w:rPr>
              <w:rFonts w:ascii="Cambria Math" w:eastAsiaTheme="minorEastAsia" w:hAnsi="Cambria Math"/>
              <w:sz w:val="28"/>
              <w:szCs w:val="28"/>
              <w:lang w:val="en-US"/>
            </w:rPr>
            <m:t>a</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u</m:t>
              </m:r>
            </m:e>
          </m:d>
          <m:r>
            <w:rPr>
              <w:rFonts w:ascii="Cambria Math" w:eastAsiaTheme="minorEastAsia" w:hAnsi="Cambria Math"/>
              <w:sz w:val="28"/>
              <w:szCs w:val="28"/>
              <w:lang w:val="en-US"/>
            </w:rPr>
            <m:t>=</m:t>
          </m:r>
          <m:func>
            <m:funcPr>
              <m:ctrlPr>
                <w:rPr>
                  <w:rFonts w:ascii="Cambria Math" w:eastAsiaTheme="minorEastAsia" w:hAnsi="Cambria Math"/>
                  <w:i/>
                  <w:sz w:val="28"/>
                  <w:szCs w:val="28"/>
                  <w:lang w:val="en-US"/>
                </w:rPr>
              </m:ctrlPr>
            </m:funcPr>
            <m:fName>
              <m:limLow>
                <m:limLowPr>
                  <m:ctrlPr>
                    <w:rPr>
                      <w:rFonts w:ascii="Cambria Math" w:eastAsiaTheme="minorEastAsia" w:hAnsi="Cambria Math"/>
                      <w:i/>
                      <w:sz w:val="28"/>
                      <w:szCs w:val="28"/>
                      <w:lang w:val="en-US"/>
                    </w:rPr>
                  </m:ctrlPr>
                </m:limLowPr>
                <m:e>
                  <m:r>
                    <m:rPr>
                      <m:sty m:val="p"/>
                    </m:rPr>
                    <w:rPr>
                      <w:rFonts w:ascii="Cambria Math" w:hAnsi="Cambria Math"/>
                      <w:sz w:val="28"/>
                      <w:szCs w:val="28"/>
                      <w:lang w:val="en-US"/>
                    </w:rPr>
                    <m:t>argmax</m:t>
                  </m:r>
                </m:e>
                <m:lim>
                  <m:r>
                    <w:rPr>
                      <w:rFonts w:ascii="Cambria Math" w:eastAsiaTheme="minorEastAsia" w:hAnsi="Cambria Math"/>
                      <w:sz w:val="28"/>
                      <w:szCs w:val="28"/>
                      <w:lang w:val="en-US"/>
                    </w:rPr>
                    <m:t>yϵY</m:t>
                  </m:r>
                </m:lim>
              </m:limLow>
            </m:fName>
            <m:e>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m:t>
                  </m:r>
                </m:sup>
                <m:e>
                  <m:d>
                    <m:dPr>
                      <m:begChr m:val="["/>
                      <m:endChr m:val="]"/>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hAnsi="Cambria Math"/>
                              <w:sz w:val="28"/>
                              <w:szCs w:val="28"/>
                            </w:rPr>
                            <m:t>i,u</m:t>
                          </m:r>
                        </m:sub>
                      </m:sSub>
                      <m:r>
                        <w:rPr>
                          <w:rFonts w:ascii="Cambria Math" w:eastAsiaTheme="minorEastAsia" w:hAnsi="Cambria Math"/>
                          <w:sz w:val="28"/>
                          <w:szCs w:val="28"/>
                          <w:lang w:val="en-US"/>
                        </w:rPr>
                        <m:t>=y</m:t>
                      </m:r>
                    </m:e>
                  </m:d>
                </m:e>
              </m:nary>
            </m:e>
          </m:func>
          <m:r>
            <w:rPr>
              <w:rFonts w:ascii="Cambria Math" w:eastAsiaTheme="minorEastAsia" w:hAnsi="Cambria Math"/>
              <w:sz w:val="28"/>
              <w:szCs w:val="28"/>
              <w:lang w:val="en-US"/>
            </w:rPr>
            <m:t>w(i,u)</m:t>
          </m:r>
        </m:oMath>
      </m:oMathPara>
    </w:p>
    <w:p w14:paraId="730E58EC" w14:textId="77777777" w:rsidR="00A52D88" w:rsidRDefault="00A52D88" w:rsidP="00CA6141">
      <w:pPr>
        <w:rPr>
          <w:rFonts w:eastAsiaTheme="minorEastAsia"/>
        </w:rPr>
      </w:pPr>
      <w:r>
        <w:rPr>
          <w:rFonts w:eastAsiaTheme="minorEastAsia"/>
        </w:rPr>
        <w:t xml:space="preserve">Все разнообразие видов и модификаций метода ближайших соседей заключается в выборе функции расстояния </w:t>
      </w:r>
      <m:oMath>
        <m:r>
          <w:rPr>
            <w:rFonts w:ascii="Cambria Math" w:hAnsi="Cambria Math"/>
          </w:rPr>
          <m:t>ρ(x,y)</m:t>
        </m:r>
      </m:oMath>
      <w:r>
        <w:rPr>
          <w:rFonts w:eastAsiaTheme="minorEastAsia"/>
        </w:rPr>
        <w:t xml:space="preserve"> и весовой функции </w:t>
      </w:r>
      <m:oMath>
        <m:r>
          <w:rPr>
            <w:rFonts w:ascii="Cambria Math" w:eastAsiaTheme="minorEastAsia" w:hAnsi="Cambria Math"/>
            <w:lang w:val="en-US"/>
          </w:rPr>
          <m:t>w</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oMath>
      <w:r w:rsidR="0083251B" w:rsidRPr="0083251B">
        <w:rPr>
          <w:rFonts w:eastAsiaTheme="minorEastAsia"/>
        </w:rPr>
        <w:t>:</w:t>
      </w:r>
    </w:p>
    <w:p w14:paraId="087638CB" w14:textId="77777777" w:rsidR="00820486" w:rsidRDefault="00820486" w:rsidP="00820486">
      <w:pPr>
        <w:rPr>
          <w:rFonts w:eastAsiaTheme="minorEastAsia"/>
        </w:rPr>
      </w:pPr>
      <m:oMath>
        <m:r>
          <w:rPr>
            <w:rFonts w:ascii="Cambria Math" w:eastAsiaTheme="minorEastAsia" w:hAnsi="Cambria Math"/>
            <w:sz w:val="28"/>
            <w:szCs w:val="28"/>
          </w:rPr>
          <m:t>ρ</m:t>
        </m:r>
        <m:d>
          <m:dPr>
            <m:ctrlPr>
              <w:rPr>
                <w:rFonts w:ascii="Cambria Math" w:eastAsiaTheme="minorEastAsia" w:hAnsi="Cambria Math"/>
                <w:sz w:val="28"/>
                <w:szCs w:val="28"/>
              </w:rPr>
            </m:ctrlPr>
          </m:dPr>
          <m:e>
            <m:r>
              <w:rPr>
                <w:rFonts w:ascii="Cambria Math" w:eastAsiaTheme="minorEastAsia" w:hAnsi="Cambria Math"/>
                <w:sz w:val="28"/>
                <w:szCs w:val="28"/>
                <w:lang w:val="en-US"/>
              </w:rPr>
              <m:t>x</m:t>
            </m:r>
            <m:r>
              <m:rPr>
                <m:sty m:val="p"/>
              </m:rPr>
              <w:rPr>
                <w:rFonts w:ascii="Cambria Math" w:eastAsiaTheme="minorEastAsia" w:hAnsi="Cambria Math"/>
                <w:sz w:val="28"/>
                <w:szCs w:val="28"/>
              </w:rPr>
              <m:t>,</m:t>
            </m:r>
            <m:r>
              <w:rPr>
                <w:rFonts w:ascii="Cambria Math" w:eastAsiaTheme="minorEastAsia" w:hAnsi="Cambria Math"/>
                <w:sz w:val="28"/>
                <w:szCs w:val="28"/>
                <w:lang w:val="en-US"/>
              </w:rPr>
              <m:t>y</m:t>
            </m:r>
            <m:ctrlPr>
              <w:rPr>
                <w:rFonts w:ascii="Cambria Math" w:eastAsiaTheme="minorEastAsia" w:hAnsi="Cambria Math"/>
                <w:sz w:val="28"/>
                <w:szCs w:val="28"/>
                <w:lang w:val="en-US"/>
              </w:rPr>
            </m:ctrlPr>
          </m:e>
        </m:d>
        <m:r>
          <m:rPr>
            <m:sty m:val="p"/>
          </m:rPr>
          <w:rPr>
            <w:rFonts w:ascii="Cambria Math" w:eastAsiaTheme="minorEastAsia" w:hAnsi="Cambria Math"/>
            <w:sz w:val="28"/>
            <w:szCs w:val="28"/>
          </w:rPr>
          <m:t>=</m:t>
        </m:r>
        <m:sSup>
          <m:sSupPr>
            <m:ctrlPr>
              <w:rPr>
                <w:rFonts w:ascii="Cambria Math" w:eastAsiaTheme="minorEastAsia" w:hAnsi="Cambria Math"/>
                <w:sz w:val="28"/>
                <w:szCs w:val="28"/>
                <w:lang w:val="en-US"/>
              </w:rPr>
            </m:ctrlPr>
          </m:sSupPr>
          <m:e>
            <m:sSup>
              <m:sSupPr>
                <m:ctrlPr>
                  <w:rPr>
                    <w:rFonts w:ascii="Cambria Math" w:eastAsiaTheme="minorEastAsia" w:hAnsi="Cambria Math"/>
                    <w:sz w:val="28"/>
                    <w:szCs w:val="28"/>
                    <w:lang w:val="en-US"/>
                  </w:rPr>
                </m:ctrlPr>
              </m:sSupPr>
              <m:e>
                <m:r>
                  <m:rPr>
                    <m:sty m:val="p"/>
                  </m:rPr>
                  <w:rPr>
                    <w:rFonts w:ascii="Cambria Math" w:eastAsiaTheme="minorEastAsia" w:hAnsi="Cambria Math"/>
                    <w:sz w:val="28"/>
                    <w:szCs w:val="28"/>
                  </w:rPr>
                  <m:t>(</m:t>
                </m:r>
                <m:nary>
                  <m:naryPr>
                    <m:chr m:val="∑"/>
                    <m:limLoc m:val="undOvr"/>
                    <m:ctrlPr>
                      <w:rPr>
                        <w:rFonts w:ascii="Cambria Math" w:eastAsiaTheme="minorEastAsia" w:hAnsi="Cambria Math"/>
                        <w:sz w:val="28"/>
                        <w:szCs w:val="28"/>
                        <w:lang w:val="en-US"/>
                      </w:rPr>
                    </m:ctrlPr>
                  </m:naryPr>
                  <m:sub>
                    <m:r>
                      <w:rPr>
                        <w:rFonts w:ascii="Cambria Math" w:eastAsiaTheme="minorEastAsia" w:hAnsi="Cambria Math"/>
                        <w:sz w:val="28"/>
                        <w:szCs w:val="28"/>
                        <w:lang w:val="en-US"/>
                      </w:rPr>
                      <m:t>i</m:t>
                    </m:r>
                    <m:r>
                      <m:rPr>
                        <m:sty m:val="p"/>
                      </m:rPr>
                      <w:rPr>
                        <w:rFonts w:ascii="Cambria Math" w:eastAsiaTheme="minorEastAsia" w:hAnsi="Cambria Math"/>
                        <w:sz w:val="28"/>
                        <w:szCs w:val="28"/>
                      </w:rPr>
                      <m:t>=1</m:t>
                    </m:r>
                  </m:sub>
                  <m:sup>
                    <m:r>
                      <w:rPr>
                        <w:rFonts w:ascii="Cambria Math" w:eastAsiaTheme="minorEastAsia" w:hAnsi="Cambria Math"/>
                        <w:sz w:val="28"/>
                        <w:szCs w:val="28"/>
                        <w:lang w:val="en-US"/>
                      </w:rPr>
                      <m:t>N</m:t>
                    </m:r>
                  </m:sup>
                  <m:e>
                    <m:r>
                      <m:rPr>
                        <m:sty m:val="p"/>
                      </m:rPr>
                      <w:rPr>
                        <w:rFonts w:ascii="Cambria Math" w:eastAsiaTheme="minorEastAsia" w:hAnsi="Cambria Math"/>
                        <w:sz w:val="28"/>
                        <w:szCs w:val="28"/>
                      </w:rPr>
                      <m:t>|</m:t>
                    </m:r>
                    <m:sSub>
                      <m:sSubPr>
                        <m:ctrlPr>
                          <w:rPr>
                            <w:rFonts w:ascii="Cambria Math" w:eastAsiaTheme="minorEastAsia" w:hAnsi="Cambria Math"/>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m:rPr>
                        <m:sty m:val="p"/>
                      </m:rPr>
                      <w:rPr>
                        <w:rFonts w:ascii="Cambria Math" w:eastAsiaTheme="minorEastAsia" w:hAnsi="Cambria Math"/>
                        <w:sz w:val="28"/>
                        <w:szCs w:val="28"/>
                      </w:rPr>
                      <m:t>|</m:t>
                    </m:r>
                  </m:e>
                </m:nary>
                <m:r>
                  <m:rPr>
                    <m:sty m:val="p"/>
                  </m:rPr>
                  <w:rPr>
                    <w:rFonts w:ascii="Cambria Math" w:eastAsiaTheme="minorEastAsia" w:hAnsi="Cambria Math"/>
                    <w:sz w:val="28"/>
                    <w:szCs w:val="28"/>
                  </w:rPr>
                  <m:t>)</m:t>
                </m:r>
              </m:e>
              <m:sup>
                <m:r>
                  <w:rPr>
                    <w:rFonts w:ascii="Cambria Math" w:eastAsiaTheme="minorEastAsia" w:hAnsi="Cambria Math"/>
                    <w:sz w:val="28"/>
                    <w:szCs w:val="28"/>
                    <w:lang w:val="en-US"/>
                  </w:rPr>
                  <m:t>p</m:t>
                </m:r>
              </m:sup>
            </m:sSup>
            <m:r>
              <m:rPr>
                <m:sty m:val="p"/>
              </m:rPr>
              <w:rPr>
                <w:rFonts w:ascii="Cambria Math" w:eastAsiaTheme="minorEastAsia" w:hAnsi="Cambria Math"/>
                <w:sz w:val="28"/>
                <w:szCs w:val="28"/>
              </w:rPr>
              <m:t>)</m:t>
            </m:r>
          </m:e>
          <m:sup>
            <m:f>
              <m:fPr>
                <m:ctrlPr>
                  <w:rPr>
                    <w:rFonts w:ascii="Cambria Math" w:eastAsiaTheme="minorEastAsia" w:hAnsi="Cambria Math"/>
                    <w:sz w:val="28"/>
                    <w:szCs w:val="28"/>
                    <w:lang w:val="en-US"/>
                  </w:rPr>
                </m:ctrlPr>
              </m:fPr>
              <m:num>
                <m:r>
                  <m:rPr>
                    <m:sty m:val="p"/>
                  </m:rPr>
                  <w:rPr>
                    <w:rFonts w:ascii="Cambria Math" w:eastAsiaTheme="minorEastAsia" w:hAnsi="Cambria Math"/>
                    <w:sz w:val="28"/>
                    <w:szCs w:val="28"/>
                  </w:rPr>
                  <m:t>1</m:t>
                </m:r>
              </m:num>
              <m:den>
                <m:r>
                  <w:rPr>
                    <w:rFonts w:ascii="Cambria Math" w:eastAsiaTheme="minorEastAsia" w:hAnsi="Cambria Math"/>
                    <w:sz w:val="28"/>
                    <w:szCs w:val="28"/>
                    <w:lang w:val="en-US"/>
                  </w:rPr>
                  <m:t>p</m:t>
                </m:r>
              </m:den>
            </m:f>
          </m:sup>
        </m:sSup>
      </m:oMath>
      <w:r>
        <w:rPr>
          <w:rFonts w:eastAsiaTheme="minorEastAsia"/>
        </w:rPr>
        <w:t xml:space="preserve">   </w:t>
      </w:r>
      <w:del w:id="302" w:author="Nikolai Yu. Zolotykh" w:date="2016-10-25T16:29:00Z">
        <w:r w:rsidDel="00184382">
          <w:rPr>
            <w:rFonts w:eastAsiaTheme="minorEastAsia"/>
          </w:rPr>
          <w:delText xml:space="preserve">- </w:delText>
        </w:r>
      </w:del>
      <w:ins w:id="303" w:author="Nikolai Yu. Zolotykh" w:date="2016-10-25T16:29:00Z">
        <w:r w:rsidR="00184382">
          <w:rPr>
            <w:rFonts w:eastAsiaTheme="minorEastAsia"/>
          </w:rPr>
          <w:t xml:space="preserve">– </w:t>
        </w:r>
      </w:ins>
      <w:r>
        <w:rPr>
          <w:rFonts w:eastAsiaTheme="minorEastAsia"/>
        </w:rPr>
        <w:t>метрика Минковского</w:t>
      </w:r>
    </w:p>
    <w:p w14:paraId="3A6D7C51" w14:textId="77777777" w:rsidR="00820486" w:rsidRDefault="00BA102D" w:rsidP="00820486">
      <w:pPr>
        <w:rPr>
          <w:rFonts w:eastAsiaTheme="minorEastAsia"/>
        </w:rPr>
      </w:pPr>
      <m:oMath>
        <m:r>
          <w:rPr>
            <w:rFonts w:ascii="Cambria Math" w:eastAsiaTheme="minorEastAsia" w:hAnsi="Cambria Math"/>
            <w:sz w:val="28"/>
            <w:szCs w:val="28"/>
            <w:lang w:val="en-US"/>
          </w:rPr>
          <m:t>w</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u</m:t>
            </m:r>
          </m:e>
        </m:d>
        <m:r>
          <w:rPr>
            <w:rFonts w:ascii="Cambria Math" w:eastAsiaTheme="minorEastAsia" w:hAnsi="Cambria Math"/>
            <w:sz w:val="28"/>
            <w:szCs w:val="28"/>
          </w:rPr>
          <m:t>=[</m:t>
        </m:r>
        <m:r>
          <w:rPr>
            <w:rFonts w:ascii="Cambria Math" w:eastAsiaTheme="minorEastAsia" w:hAnsi="Cambria Math"/>
            <w:sz w:val="28"/>
            <w:szCs w:val="28"/>
            <w:lang w:val="en-US"/>
          </w:rPr>
          <m:t>i</m:t>
        </m:r>
        <m:r>
          <w:rPr>
            <w:rFonts w:ascii="Cambria Math" w:eastAsiaTheme="minorEastAsia" w:hAnsi="Cambria Math"/>
            <w:sz w:val="28"/>
            <w:szCs w:val="28"/>
          </w:rPr>
          <m:t>=1]</m:t>
        </m:r>
      </m:oMath>
      <w:r w:rsidR="00777286" w:rsidRPr="00777286">
        <w:rPr>
          <w:rFonts w:eastAsiaTheme="minorEastAsia"/>
        </w:rPr>
        <w:t xml:space="preserve">   </w:t>
      </w:r>
      <w:del w:id="304" w:author="Nikolai Yu. Zolotykh" w:date="2016-11-12T22:04:00Z">
        <w:r w:rsidR="00777286" w:rsidRPr="00777286" w:rsidDel="00B41288">
          <w:rPr>
            <w:rFonts w:eastAsiaTheme="minorEastAsia"/>
          </w:rPr>
          <w:delText>-</w:delText>
        </w:r>
      </w:del>
      <w:ins w:id="305" w:author="Nikolai Yu. Zolotykh" w:date="2016-11-12T22:04:00Z">
        <w:r w:rsidR="00B41288">
          <w:rPr>
            <w:rFonts w:eastAsiaTheme="minorEastAsia"/>
          </w:rPr>
          <w:t>–</w:t>
        </w:r>
      </w:ins>
      <w:r w:rsidR="00777286" w:rsidRPr="00777286">
        <w:rPr>
          <w:rFonts w:eastAsiaTheme="minorEastAsia"/>
        </w:rPr>
        <w:t xml:space="preserve"> </w:t>
      </w:r>
      <w:r w:rsidR="00777286">
        <w:rPr>
          <w:rFonts w:eastAsiaTheme="minorEastAsia"/>
        </w:rPr>
        <w:t>метод ближайшего соседа</w:t>
      </w:r>
    </w:p>
    <w:p w14:paraId="15470E96" w14:textId="77777777" w:rsidR="00777286" w:rsidRDefault="00777286" w:rsidP="00777286">
      <w:pPr>
        <w:rPr>
          <w:rFonts w:eastAsiaTheme="minorEastAsia"/>
        </w:rPr>
      </w:pPr>
      <m:oMath>
        <m:r>
          <w:rPr>
            <w:rFonts w:ascii="Cambria Math" w:eastAsiaTheme="minorEastAsia" w:hAnsi="Cambria Math"/>
            <w:sz w:val="28"/>
            <w:szCs w:val="28"/>
            <w:lang w:val="en-US"/>
          </w:rPr>
          <m:t>w</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u</m:t>
            </m:r>
          </m:e>
        </m:d>
        <m:r>
          <w:rPr>
            <w:rFonts w:ascii="Cambria Math" w:eastAsiaTheme="minorEastAsia" w:hAnsi="Cambria Math"/>
            <w:sz w:val="28"/>
            <w:szCs w:val="28"/>
          </w:rPr>
          <m:t>=[</m:t>
        </m:r>
        <m:r>
          <w:rPr>
            <w:rFonts w:ascii="Cambria Math" w:eastAsiaTheme="minorEastAsia" w:hAnsi="Cambria Math"/>
            <w:sz w:val="28"/>
            <w:szCs w:val="28"/>
            <w:lang w:val="en-US"/>
          </w:rPr>
          <m:t>i</m:t>
        </m:r>
        <m:r>
          <w:rPr>
            <w:rFonts w:ascii="Cambria Math" w:eastAsiaTheme="minorEastAsia" w:hAnsi="Cambria Math"/>
            <w:sz w:val="28"/>
            <w:szCs w:val="28"/>
          </w:rPr>
          <m:t>≤k]</m:t>
        </m:r>
      </m:oMath>
      <w:r w:rsidRPr="00777286">
        <w:rPr>
          <w:rFonts w:eastAsiaTheme="minorEastAsia"/>
        </w:rPr>
        <w:t xml:space="preserve">   </w:t>
      </w:r>
      <w:ins w:id="306" w:author="Nikolai Yu. Zolotykh" w:date="2016-11-12T22:04:00Z">
        <w:r w:rsidR="00B41288">
          <w:rPr>
            <w:rFonts w:eastAsiaTheme="minorEastAsia"/>
          </w:rPr>
          <w:t>–</w:t>
        </w:r>
      </w:ins>
      <w:del w:id="307" w:author="Nikolai Yu. Zolotykh" w:date="2016-11-12T22:04:00Z">
        <w:r w:rsidRPr="00777286" w:rsidDel="00B41288">
          <w:rPr>
            <w:rFonts w:eastAsiaTheme="minorEastAsia"/>
          </w:rPr>
          <w:delText>-</w:delText>
        </w:r>
      </w:del>
      <w:r w:rsidRPr="00777286">
        <w:rPr>
          <w:rFonts w:eastAsiaTheme="minorEastAsia"/>
        </w:rPr>
        <w:t xml:space="preserve"> </w:t>
      </w:r>
      <w:r>
        <w:rPr>
          <w:rFonts w:eastAsiaTheme="minorEastAsia"/>
        </w:rPr>
        <w:t xml:space="preserve">метод </w:t>
      </w:r>
      <m:oMath>
        <m:r>
          <w:rPr>
            <w:rFonts w:ascii="Cambria Math" w:eastAsiaTheme="minorEastAsia" w:hAnsi="Cambria Math"/>
            <w:lang w:val="en-US"/>
          </w:rPr>
          <m:t>k</m:t>
        </m:r>
      </m:oMath>
      <w:r>
        <w:rPr>
          <w:rFonts w:eastAsiaTheme="minorEastAsia"/>
        </w:rPr>
        <w:t xml:space="preserve"> ближайших соседей</w:t>
      </w:r>
    </w:p>
    <w:p w14:paraId="62075E31" w14:textId="77777777" w:rsidR="00777286" w:rsidRDefault="00777286" w:rsidP="00777286">
      <w:pPr>
        <w:rPr>
          <w:rFonts w:eastAsiaTheme="minorEastAsia"/>
        </w:rPr>
      </w:pPr>
      <m:oMath>
        <m:r>
          <w:rPr>
            <w:rFonts w:ascii="Cambria Math" w:eastAsiaTheme="minorEastAsia" w:hAnsi="Cambria Math"/>
            <w:sz w:val="28"/>
            <w:szCs w:val="28"/>
            <w:lang w:val="en-US"/>
          </w:rPr>
          <m:t>w</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u</m:t>
            </m:r>
          </m:e>
        </m:d>
        <m:r>
          <w:rPr>
            <w:rFonts w:ascii="Cambria Math" w:eastAsiaTheme="minorEastAsia" w:hAnsi="Cambria Math"/>
            <w:sz w:val="28"/>
            <w:szCs w:val="28"/>
          </w:rPr>
          <m:t>=</m:t>
        </m:r>
        <m:r>
          <w:rPr>
            <w:rFonts w:ascii="Cambria Math" w:eastAsiaTheme="minorEastAsia" w:hAnsi="Cambria Math"/>
            <w:sz w:val="28"/>
            <w:szCs w:val="28"/>
            <w:lang w:val="en-US"/>
          </w:rPr>
          <m:t>K</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lang w:val="en-US"/>
                  </w:rPr>
                  <m:t>u</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i;u</m:t>
                    </m:r>
                  </m:sub>
                </m:sSub>
              </m:e>
            </m:d>
          </m:num>
          <m:den>
            <m:r>
              <w:rPr>
                <w:rFonts w:ascii="Cambria Math" w:eastAsiaTheme="minorEastAsia" w:hAnsi="Cambria Math"/>
                <w:sz w:val="28"/>
                <w:szCs w:val="28"/>
              </w:rPr>
              <m:t>h</m:t>
            </m:r>
          </m:den>
        </m:f>
        <m:r>
          <w:rPr>
            <w:rFonts w:ascii="Cambria Math" w:eastAsiaTheme="minorEastAsia" w:hAnsi="Cambria Math"/>
            <w:sz w:val="28"/>
            <w:szCs w:val="28"/>
          </w:rPr>
          <m:t>)</m:t>
        </m:r>
      </m:oMath>
      <w:r w:rsidRPr="00777286">
        <w:rPr>
          <w:rFonts w:eastAsiaTheme="minorEastAsia"/>
        </w:rPr>
        <w:t xml:space="preserve">   </w:t>
      </w:r>
      <w:ins w:id="308" w:author="Nikolai Yu. Zolotykh" w:date="2016-11-12T22:04:00Z">
        <w:r w:rsidR="00B41288">
          <w:rPr>
            <w:rFonts w:eastAsiaTheme="minorEastAsia"/>
          </w:rPr>
          <w:t>–</w:t>
        </w:r>
      </w:ins>
      <w:del w:id="309" w:author="Nikolai Yu. Zolotykh" w:date="2016-11-12T22:04:00Z">
        <w:r w:rsidRPr="00777286" w:rsidDel="00B41288">
          <w:rPr>
            <w:rFonts w:eastAsiaTheme="minorEastAsia"/>
          </w:rPr>
          <w:delText>-</w:delText>
        </w:r>
      </w:del>
      <w:r w:rsidRPr="00777286">
        <w:rPr>
          <w:rFonts w:eastAsiaTheme="minorEastAsia"/>
        </w:rPr>
        <w:t xml:space="preserve"> </w:t>
      </w:r>
      <w:r>
        <w:rPr>
          <w:rFonts w:eastAsiaTheme="minorEastAsia"/>
        </w:rPr>
        <w:t>метод парзеновского окна фиксированной ширины</w:t>
      </w:r>
    </w:p>
    <w:p w14:paraId="4FB56580" w14:textId="77777777" w:rsidR="0032771C" w:rsidRPr="00777286" w:rsidRDefault="0032771C" w:rsidP="0032771C">
      <w:pPr>
        <w:rPr>
          <w:rFonts w:eastAsiaTheme="minorEastAsia"/>
        </w:rPr>
      </w:pPr>
      <m:oMath>
        <m:r>
          <w:rPr>
            <w:rFonts w:ascii="Cambria Math" w:eastAsiaTheme="minorEastAsia" w:hAnsi="Cambria Math"/>
            <w:sz w:val="28"/>
            <w:szCs w:val="28"/>
            <w:lang w:val="en-US"/>
          </w:rPr>
          <m:t>w</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u</m:t>
            </m:r>
          </m:e>
        </m:d>
        <m:r>
          <w:rPr>
            <w:rFonts w:ascii="Cambria Math" w:eastAsiaTheme="minorEastAsia" w:hAnsi="Cambria Math"/>
            <w:sz w:val="28"/>
            <w:szCs w:val="28"/>
          </w:rPr>
          <m:t>=</m:t>
        </m:r>
        <m:r>
          <w:rPr>
            <w:rFonts w:ascii="Cambria Math" w:eastAsiaTheme="minorEastAsia" w:hAnsi="Cambria Math"/>
            <w:sz w:val="28"/>
            <w:szCs w:val="28"/>
            <w:lang w:val="en-US"/>
          </w:rPr>
          <m:t>K</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lang w:val="en-US"/>
                  </w:rPr>
                  <m:t>u</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i;u</m:t>
                    </m:r>
                  </m:sub>
                </m:sSub>
              </m:e>
            </m:d>
          </m:num>
          <m:den>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lang w:val="en-US"/>
                  </w:rPr>
                  <m:t>u</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lang w:val="en-US"/>
                      </w:rPr>
                      <m:t>k</m:t>
                    </m:r>
                    <m:r>
                      <w:rPr>
                        <w:rFonts w:ascii="Cambria Math" w:hAnsi="Cambria Math"/>
                        <w:sz w:val="28"/>
                        <w:szCs w:val="28"/>
                      </w:rPr>
                      <m:t>+1;u</m:t>
                    </m:r>
                  </m:sub>
                </m:sSub>
              </m:e>
            </m:d>
          </m:den>
        </m:f>
        <m:r>
          <w:rPr>
            <w:rFonts w:ascii="Cambria Math" w:eastAsiaTheme="minorEastAsia" w:hAnsi="Cambria Math"/>
            <w:sz w:val="28"/>
            <w:szCs w:val="28"/>
          </w:rPr>
          <m:t>)</m:t>
        </m:r>
      </m:oMath>
      <w:r w:rsidRPr="00777286">
        <w:rPr>
          <w:rFonts w:eastAsiaTheme="minorEastAsia"/>
        </w:rPr>
        <w:t xml:space="preserve"> </w:t>
      </w:r>
      <w:ins w:id="310" w:author="Nikolai Yu. Zolotykh" w:date="2016-11-12T22:04:00Z">
        <w:r w:rsidR="00B41288">
          <w:rPr>
            <w:rFonts w:eastAsiaTheme="minorEastAsia"/>
          </w:rPr>
          <w:t>–</w:t>
        </w:r>
      </w:ins>
      <w:del w:id="311" w:author="Nikolai Yu. Zolotykh" w:date="2016-11-12T22:04:00Z">
        <w:r w:rsidRPr="00777286" w:rsidDel="00B41288">
          <w:rPr>
            <w:rFonts w:eastAsiaTheme="minorEastAsia"/>
          </w:rPr>
          <w:delText xml:space="preserve">  -</w:delText>
        </w:r>
      </w:del>
      <w:r w:rsidRPr="00777286">
        <w:rPr>
          <w:rFonts w:eastAsiaTheme="minorEastAsia"/>
        </w:rPr>
        <w:t xml:space="preserve"> </w:t>
      </w:r>
      <w:r>
        <w:rPr>
          <w:rFonts w:eastAsiaTheme="minorEastAsia"/>
        </w:rPr>
        <w:t>метод парзеновского окна переменной ширины</w:t>
      </w:r>
    </w:p>
    <w:p w14:paraId="7D03C852" w14:textId="77777777" w:rsidR="00BB2F85" w:rsidRDefault="00AE72FA" w:rsidP="00AE72FA">
      <w:pPr>
        <w:rPr>
          <w:shd w:val="clear" w:color="auto" w:fill="FFFFFF"/>
        </w:rPr>
      </w:pPr>
      <w:r>
        <w:rPr>
          <w:shd w:val="clear" w:color="auto" w:fill="FFFFFF"/>
        </w:rPr>
        <w:t>Здесь</w:t>
      </w:r>
      <w:r>
        <w:rPr>
          <w:rStyle w:val="apple-converted-space"/>
          <w:rFonts w:ascii="Arial" w:hAnsi="Arial" w:cs="Arial"/>
          <w:color w:val="000000"/>
          <w:sz w:val="19"/>
          <w:szCs w:val="19"/>
          <w:shd w:val="clear" w:color="auto" w:fill="FFFFFF"/>
        </w:rPr>
        <w:t> </w:t>
      </w:r>
      <m:oMath>
        <m:r>
          <w:rPr>
            <w:rFonts w:ascii="Cambria Math" w:hAnsi="Cambria Math"/>
            <w:noProof/>
            <w:lang w:val="en-US" w:eastAsia="ru-RU"/>
          </w:rPr>
          <m:t>K</m:t>
        </m:r>
        <m:r>
          <w:rPr>
            <w:rFonts w:ascii="Cambria Math" w:hAnsi="Cambria Math"/>
            <w:noProof/>
            <w:lang w:eastAsia="ru-RU"/>
          </w:rPr>
          <m:t>(r)</m:t>
        </m:r>
      </m:oMath>
      <w:r>
        <w:rPr>
          <w:rStyle w:val="apple-converted-space"/>
          <w:rFonts w:ascii="Arial" w:hAnsi="Arial" w:cs="Arial"/>
          <w:color w:val="000000"/>
          <w:sz w:val="19"/>
          <w:szCs w:val="19"/>
          <w:shd w:val="clear" w:color="auto" w:fill="FFFFFF"/>
        </w:rPr>
        <w:t> </w:t>
      </w:r>
      <w:r>
        <w:rPr>
          <w:shd w:val="clear" w:color="auto" w:fill="FFFFFF"/>
        </w:rPr>
        <w:t>— заданная неотрицательная монотонно невозрастающая функция на</w:t>
      </w:r>
      <w:r>
        <w:rPr>
          <w:rStyle w:val="apple-converted-space"/>
          <w:rFonts w:ascii="Arial" w:hAnsi="Arial" w:cs="Arial"/>
          <w:color w:val="000000"/>
          <w:sz w:val="19"/>
          <w:szCs w:val="19"/>
          <w:shd w:val="clear" w:color="auto" w:fill="FFFFFF"/>
        </w:rPr>
        <w:t> </w:t>
      </w:r>
      <m:oMath>
        <m:r>
          <w:rPr>
            <w:rStyle w:val="apple-converted-space"/>
            <w:rFonts w:ascii="Cambria Math" w:hAnsi="Cambria Math" w:cs="Arial"/>
            <w:color w:val="000000"/>
            <w:szCs w:val="24"/>
            <w:shd w:val="clear" w:color="auto" w:fill="FFFFFF"/>
          </w:rPr>
          <m:t>[0;+∞]</m:t>
        </m:r>
      </m:oMath>
      <w:r>
        <w:rPr>
          <w:shd w:val="clear" w:color="auto" w:fill="FFFFFF"/>
        </w:rPr>
        <w:t>, ядро сглаживания.</w:t>
      </w:r>
    </w:p>
    <w:p w14:paraId="1528F66A" w14:textId="77777777" w:rsidR="000304D1" w:rsidRDefault="00CD77A0" w:rsidP="00AE72FA">
      <w:pPr>
        <w:rPr>
          <w:rFonts w:eastAsiaTheme="minorEastAsia"/>
        </w:rPr>
      </w:pPr>
      <w:r>
        <w:rPr>
          <w:shd w:val="clear" w:color="auto" w:fill="FFFFFF"/>
        </w:rPr>
        <w:t>Опишем алгоритм построения классификатора</w:t>
      </w:r>
      <w:r w:rsidR="00731185">
        <w:rPr>
          <w:shd w:val="clear" w:color="auto" w:fill="FFFFFF"/>
        </w:rPr>
        <w:t xml:space="preserve"> метод</w:t>
      </w:r>
      <w:r>
        <w:rPr>
          <w:shd w:val="clear" w:color="auto" w:fill="FFFFFF"/>
        </w:rPr>
        <w:t>ом</w:t>
      </w:r>
      <w:r w:rsidR="00731185">
        <w:rPr>
          <w:shd w:val="clear" w:color="auto" w:fill="FFFFFF"/>
        </w:rPr>
        <w:t xml:space="preserve"> опорных векторов </w:t>
      </w:r>
      <w:r w:rsidR="00731185" w:rsidRPr="00731185">
        <w:rPr>
          <w:shd w:val="clear" w:color="auto" w:fill="FFFFFF"/>
        </w:rPr>
        <w:t>[</w:t>
      </w:r>
      <w:r w:rsidR="00731185">
        <w:rPr>
          <w:shd w:val="clear" w:color="auto" w:fill="FFFFFF"/>
          <w:lang w:val="en-US"/>
        </w:rPr>
        <w:t>ml</w:t>
      </w:r>
      <w:r w:rsidR="00731185" w:rsidRPr="00731185">
        <w:rPr>
          <w:shd w:val="clear" w:color="auto" w:fill="FFFFFF"/>
        </w:rPr>
        <w:t>_2]</w:t>
      </w:r>
      <w:r w:rsidR="00731185">
        <w:rPr>
          <w:shd w:val="clear" w:color="auto" w:fill="FFFFFF"/>
        </w:rPr>
        <w:t>.</w:t>
      </w:r>
      <w:r w:rsidR="00DE2F3F">
        <w:rPr>
          <w:shd w:val="clear" w:color="auto" w:fill="FFFFFF"/>
        </w:rPr>
        <w:t xml:space="preserve"> Пусть </w:t>
      </w:r>
      <w:del w:id="312" w:author="Nikolai Yu. Zolotykh" w:date="2016-11-12T22:04:00Z">
        <w:r w:rsidR="00DE2F3F" w:rsidDel="00B41288">
          <w:rPr>
            <w:shd w:val="clear" w:color="auto" w:fill="FFFFFF"/>
          </w:rPr>
          <w:delText>у нас также</w:delText>
        </w:r>
      </w:del>
      <w:r w:rsidR="00DE2F3F">
        <w:rPr>
          <w:shd w:val="clear" w:color="auto" w:fill="FFFFFF"/>
        </w:rPr>
        <w:t xml:space="preserve"> имеется </w:t>
      </w:r>
      <w:del w:id="313" w:author="Nikolai Yu. Zolotykh" w:date="2016-11-12T22:04:00Z">
        <w:r w:rsidR="00DE2F3F" w:rsidDel="00B41288">
          <w:rPr>
            <w:shd w:val="clear" w:color="auto" w:fill="FFFFFF"/>
          </w:rPr>
          <w:delText>тренировочное множество</w:delText>
        </w:r>
      </w:del>
      <w:ins w:id="314" w:author="Nikolai Yu. Zolotykh" w:date="2016-11-12T22:04:00Z">
        <w:r w:rsidR="00B41288">
          <w:rPr>
            <w:shd w:val="clear" w:color="auto" w:fill="FFFFFF"/>
          </w:rPr>
          <w:t>обуч</w:t>
        </w:r>
      </w:ins>
      <w:ins w:id="315" w:author="Nikolai Yu. Zolotykh" w:date="2016-11-12T22:05:00Z">
        <w:r w:rsidR="00B41288">
          <w:rPr>
            <w:shd w:val="clear" w:color="auto" w:fill="FFFFFF"/>
          </w:rPr>
          <w:t>ающая выборка</w:t>
        </w:r>
      </w:ins>
      <w:del w:id="316" w:author="Nikolai Yu. Zolotykh" w:date="2016-11-12T22:05:00Z">
        <w:r w:rsidR="00DE2F3F" w:rsidDel="00B41288">
          <w:rPr>
            <w:shd w:val="clear" w:color="auto" w:fill="FFFFFF"/>
          </w:rPr>
          <w:delText xml:space="preserve"> объект-отве</w:delText>
        </w:r>
      </w:del>
      <w:r w:rsidR="00DE2F3F">
        <w:rPr>
          <w:shd w:val="clear" w:color="auto" w:fill="FFFFFF"/>
        </w:rPr>
        <w:t xml:space="preserve">т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d>
        <m:r>
          <w:rPr>
            <w:rFonts w:ascii="Cambria Math" w:eastAsiaTheme="minorEastAsia" w:hAnsi="Cambria Math"/>
          </w:rPr>
          <m:t xml:space="preserve"> }</m:t>
        </m:r>
      </m:oMath>
      <w:r w:rsidR="00DE2F3F">
        <w:rPr>
          <w:rFonts w:eastAsiaTheme="minorEastAsia"/>
        </w:rPr>
        <w:t xml:space="preserve"> </w:t>
      </w:r>
      <w:r w:rsidR="000304D1">
        <w:rPr>
          <w:rFonts w:eastAsiaTheme="minorEastAsia"/>
        </w:rPr>
        <w:t>и пусть</w:t>
      </w:r>
      <w:r w:rsidR="00DE2F3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∈Y={-1,1}</m:t>
        </m:r>
      </m:oMath>
      <w:r w:rsidR="00DE2F3F">
        <w:rPr>
          <w:rFonts w:eastAsiaTheme="minorEastAsia"/>
        </w:rPr>
        <w:t>.</w:t>
      </w:r>
      <w:r>
        <w:rPr>
          <w:rFonts w:eastAsiaTheme="minorEastAsia"/>
        </w:rPr>
        <w:t xml:space="preserve"> Идея метода состоит в построении гиперплоскости</w:t>
      </w:r>
      <w:r w:rsidR="00441F32" w:rsidRPr="00441F32">
        <w:rPr>
          <w:rFonts w:eastAsiaTheme="minorEastAsia"/>
        </w:rPr>
        <w:t xml:space="preserve"> </w:t>
      </w:r>
      <m:oMath>
        <m:r>
          <w:rPr>
            <w:rFonts w:ascii="Cambria Math" w:eastAsiaTheme="minorEastAsia" w:hAnsi="Cambria Math"/>
            <w:lang w:val="en-US"/>
          </w:rPr>
          <m:t>wx</m:t>
        </m:r>
        <m:r>
          <w:ins w:id="317" w:author="Nikolai Yu. Zolotykh" w:date="2016-11-12T22:05:00Z">
            <w:rPr>
              <w:rFonts w:ascii="Cambria Math" w:eastAsiaTheme="minorEastAsia" w:hAnsi="Cambria Math"/>
              <w:rPrChange w:id="318" w:author="Nikolai Yu. Zolotykh" w:date="2016-11-12T22:05:00Z">
                <w:rPr>
                  <w:rFonts w:ascii="Cambria Math" w:eastAsiaTheme="minorEastAsia" w:hAnsi="Cambria Math"/>
                  <w:lang w:val="en-US"/>
                </w:rPr>
              </w:rPrChange>
            </w:rPr>
            <m:t>=</m:t>
          </w:ins>
        </m:r>
        <m:r>
          <w:del w:id="319" w:author="Nikolai Yu. Zolotykh" w:date="2016-11-12T22:05:00Z">
            <w:rPr>
              <w:rFonts w:ascii="Cambria Math" w:eastAsiaTheme="minorEastAsia" w:hAnsi="Cambria Math"/>
            </w:rPr>
            <m:t>-</m:t>
          </w:del>
        </m:r>
        <m:r>
          <w:rPr>
            <w:rFonts w:ascii="Cambria Math" w:eastAsiaTheme="minorEastAsia" w:hAnsi="Cambria Math"/>
            <w:lang w:val="en-US"/>
          </w:rPr>
          <m:t>b</m:t>
        </m:r>
      </m:oMath>
      <w:r>
        <w:rPr>
          <w:rFonts w:eastAsiaTheme="minorEastAsia"/>
        </w:rPr>
        <w:t xml:space="preserve"> в пространстве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которая бы</w:t>
      </w:r>
      <w:ins w:id="320" w:author="Nikolai Yu. Zolotykh" w:date="2016-11-12T22:06:00Z">
        <w:r w:rsidR="006714D1">
          <w:rPr>
            <w:rFonts w:eastAsiaTheme="minorEastAsia"/>
          </w:rPr>
          <w:t>,</w:t>
        </w:r>
      </w:ins>
      <w:r w:rsidR="00DC4951">
        <w:rPr>
          <w:rFonts w:eastAsiaTheme="minorEastAsia"/>
        </w:rPr>
        <w:t xml:space="preserve"> </w:t>
      </w:r>
      <w:ins w:id="321" w:author="Nikolai Yu. Zolotykh" w:date="2016-11-12T22:05:00Z">
        <w:r w:rsidR="006714D1">
          <w:rPr>
            <w:rFonts w:eastAsiaTheme="minorEastAsia"/>
          </w:rPr>
          <w:t>по возможности</w:t>
        </w:r>
      </w:ins>
      <w:ins w:id="322" w:author="Nikolai Yu. Zolotykh" w:date="2016-11-12T22:06:00Z">
        <w:r w:rsidR="006714D1">
          <w:rPr>
            <w:rFonts w:eastAsiaTheme="minorEastAsia"/>
          </w:rPr>
          <w:t>,</w:t>
        </w:r>
      </w:ins>
      <w:ins w:id="323" w:author="Nikolai Yu. Zolotykh" w:date="2016-11-12T22:05:00Z">
        <w:r w:rsidR="006714D1">
          <w:rPr>
            <w:rFonts w:eastAsiaTheme="minorEastAsia"/>
          </w:rPr>
          <w:t xml:space="preserve"> наилучшим образом </w:t>
        </w:r>
      </w:ins>
      <w:del w:id="324" w:author="Nikolai Yu. Zolotykh" w:date="2016-11-12T22:06:00Z">
        <w:r w:rsidR="00DC4951" w:rsidDel="006714D1">
          <w:rPr>
            <w:rFonts w:eastAsiaTheme="minorEastAsia"/>
          </w:rPr>
          <w:delText>оптимально</w:delText>
        </w:r>
        <w:r w:rsidDel="006714D1">
          <w:rPr>
            <w:rFonts w:eastAsiaTheme="minorEastAsia"/>
          </w:rPr>
          <w:delText xml:space="preserve"> </w:delText>
        </w:r>
      </w:del>
      <w:r>
        <w:rPr>
          <w:rFonts w:eastAsiaTheme="minorEastAsia"/>
        </w:rPr>
        <w:t xml:space="preserve">разделяла объекты класса </w:t>
      </w:r>
      <m:oMath>
        <m:r>
          <w:rPr>
            <w:rFonts w:ascii="Cambria Math" w:eastAsiaTheme="minorEastAsia" w:hAnsi="Cambria Math"/>
            <w:lang w:val="en-US"/>
          </w:rPr>
          <m:t>y</m:t>
        </m:r>
        <m:r>
          <w:rPr>
            <w:rFonts w:ascii="Cambria Math" w:eastAsiaTheme="minorEastAsia" w:hAnsi="Cambria Math"/>
          </w:rPr>
          <m:t>=1</m:t>
        </m:r>
      </m:oMath>
      <w:r w:rsidRPr="00CD77A0">
        <w:rPr>
          <w:rFonts w:eastAsiaTheme="minorEastAsia"/>
        </w:rPr>
        <w:t xml:space="preserve"> </w:t>
      </w:r>
      <w:ins w:id="325" w:author="Nikolai Yu. Zolotykh" w:date="2016-11-12T22:07:00Z">
        <w:r w:rsidR="006714D1">
          <w:rPr>
            <w:rFonts w:eastAsiaTheme="minorEastAsia"/>
          </w:rPr>
          <w:t>и</w:t>
        </w:r>
      </w:ins>
      <w:del w:id="326" w:author="Nikolai Yu. Zolotykh" w:date="2016-11-12T22:07:00Z">
        <w:r w:rsidR="00441F32" w:rsidDel="006714D1">
          <w:rPr>
            <w:rFonts w:eastAsiaTheme="minorEastAsia"/>
          </w:rPr>
          <w:delText xml:space="preserve">от </w:delText>
        </w:r>
      </w:del>
      <w:ins w:id="327" w:author="Nikolai Yu. Zolotykh" w:date="2016-11-12T22:07:00Z">
        <w:r w:rsidR="006714D1">
          <w:rPr>
            <w:rFonts w:eastAsiaTheme="minorEastAsia"/>
          </w:rPr>
          <w:t xml:space="preserve"> </w:t>
        </w:r>
      </w:ins>
      <w:r w:rsidR="00441F32">
        <w:rPr>
          <w:rFonts w:eastAsiaTheme="minorEastAsia"/>
        </w:rPr>
        <w:t>объект</w:t>
      </w:r>
      <w:ins w:id="328" w:author="Nikolai Yu. Zolotykh" w:date="2016-11-12T22:07:00Z">
        <w:r w:rsidR="006714D1">
          <w:rPr>
            <w:rFonts w:eastAsiaTheme="minorEastAsia"/>
          </w:rPr>
          <w:t>ы</w:t>
        </w:r>
      </w:ins>
      <w:del w:id="329" w:author="Nikolai Yu. Zolotykh" w:date="2016-11-12T22:07:00Z">
        <w:r w:rsidR="00441F32" w:rsidDel="006714D1">
          <w:rPr>
            <w:rFonts w:eastAsiaTheme="minorEastAsia"/>
          </w:rPr>
          <w:delText>ов</w:delText>
        </w:r>
      </w:del>
      <w:r w:rsidR="00441F32">
        <w:rPr>
          <w:rFonts w:eastAsiaTheme="minorEastAsia"/>
        </w:rPr>
        <w:t xml:space="preserve"> класса </w:t>
      </w:r>
      <m:oMath>
        <m:r>
          <w:rPr>
            <w:rFonts w:ascii="Cambria Math" w:eastAsiaTheme="minorEastAsia" w:hAnsi="Cambria Math"/>
            <w:lang w:val="en-US"/>
          </w:rPr>
          <m:t>y</m:t>
        </m:r>
        <m:r>
          <w:rPr>
            <w:rFonts w:ascii="Cambria Math" w:eastAsiaTheme="minorEastAsia" w:hAnsi="Cambria Math"/>
          </w:rPr>
          <m:t>=-1</m:t>
        </m:r>
      </m:oMath>
      <w:r w:rsidR="006656BA">
        <w:rPr>
          <w:rFonts w:eastAsiaTheme="minorEastAsia"/>
        </w:rPr>
        <w:t>, путем максимизации разделяющей полосы между классами.</w:t>
      </w:r>
      <w:r>
        <w:rPr>
          <w:rFonts w:eastAsiaTheme="minorEastAsia"/>
        </w:rPr>
        <w:t xml:space="preserve"> </w:t>
      </w:r>
      <w:r w:rsidR="00441F32">
        <w:rPr>
          <w:rFonts w:eastAsiaTheme="minorEastAsia"/>
        </w:rPr>
        <w:t>Р</w:t>
      </w:r>
      <w:r w:rsidR="00DB461E">
        <w:rPr>
          <w:rFonts w:eastAsiaTheme="minorEastAsia"/>
        </w:rPr>
        <w:t xml:space="preserve">ешающее правило отнесения нового объекта </w:t>
      </w:r>
      <m:oMath>
        <m:r>
          <w:rPr>
            <w:rFonts w:ascii="Cambria Math" w:eastAsiaTheme="minorEastAsia" w:hAnsi="Cambria Math"/>
            <w:lang w:val="en-US"/>
          </w:rPr>
          <m:t>u</m:t>
        </m:r>
      </m:oMath>
      <w:r w:rsidR="000304D1" w:rsidRPr="000304D1">
        <w:rPr>
          <w:rFonts w:eastAsiaTheme="minorEastAsia"/>
        </w:rPr>
        <w:t xml:space="preserve"> </w:t>
      </w:r>
      <w:r w:rsidR="000304D1">
        <w:rPr>
          <w:rFonts w:eastAsiaTheme="minorEastAsia"/>
        </w:rPr>
        <w:t>к</w:t>
      </w:r>
      <w:r w:rsidR="00441F32">
        <w:rPr>
          <w:rFonts w:eastAsiaTheme="minorEastAsia"/>
        </w:rPr>
        <w:t xml:space="preserve"> тому или иному</w:t>
      </w:r>
      <w:r w:rsidR="000304D1">
        <w:rPr>
          <w:rFonts w:eastAsiaTheme="minorEastAsia"/>
        </w:rPr>
        <w:t xml:space="preserve"> классу выглядит как</w:t>
      </w:r>
      <w:r w:rsidR="000304D1" w:rsidRPr="000304D1">
        <w:rPr>
          <w:rFonts w:eastAsiaTheme="minorEastAsia"/>
        </w:rPr>
        <w:t>:</w:t>
      </w:r>
    </w:p>
    <w:p w14:paraId="5F820777" w14:textId="77777777" w:rsidR="00441F32" w:rsidRPr="006714D1" w:rsidRDefault="00441F32" w:rsidP="00AE72FA">
      <w:pPr>
        <w:rPr>
          <w:rFonts w:eastAsiaTheme="minorEastAsia"/>
          <w:szCs w:val="24"/>
          <w:rPrChange w:id="330" w:author="Nikolai Yu. Zolotykh" w:date="2016-11-12T22:08:00Z">
            <w:rPr>
              <w:rFonts w:eastAsiaTheme="minorEastAsia"/>
              <w:sz w:val="28"/>
              <w:szCs w:val="28"/>
            </w:rPr>
          </w:rPrChange>
        </w:rPr>
      </w:pPr>
      <m:oMathPara>
        <m:oMath>
          <m:r>
            <w:rPr>
              <w:rFonts w:ascii="Cambria Math" w:eastAsiaTheme="minorEastAsia" w:hAnsi="Cambria Math"/>
              <w:szCs w:val="24"/>
              <w:rPrChange w:id="331" w:author="Nikolai Yu. Zolotykh" w:date="2016-11-12T22:08:00Z">
                <w:rPr>
                  <w:rFonts w:ascii="Cambria Math" w:eastAsiaTheme="minorEastAsia" w:hAnsi="Cambria Math"/>
                  <w:sz w:val="28"/>
                  <w:szCs w:val="28"/>
                </w:rPr>
              </w:rPrChange>
            </w:rPr>
            <m:t>a</m:t>
          </m:r>
          <m:d>
            <m:dPr>
              <m:ctrlPr>
                <w:rPr>
                  <w:rFonts w:ascii="Cambria Math" w:eastAsiaTheme="minorEastAsia" w:hAnsi="Cambria Math"/>
                  <w:i/>
                  <w:szCs w:val="24"/>
                </w:rPr>
              </m:ctrlPr>
            </m:dPr>
            <m:e>
              <m:r>
                <w:rPr>
                  <w:rFonts w:ascii="Cambria Math" w:eastAsiaTheme="minorEastAsia" w:hAnsi="Cambria Math"/>
                  <w:szCs w:val="24"/>
                  <w:rPrChange w:id="332" w:author="Nikolai Yu. Zolotykh" w:date="2016-11-12T22:08:00Z">
                    <w:rPr>
                      <w:rFonts w:ascii="Cambria Math" w:eastAsiaTheme="minorEastAsia" w:hAnsi="Cambria Math"/>
                      <w:sz w:val="28"/>
                      <w:szCs w:val="28"/>
                    </w:rPr>
                  </w:rPrChange>
                </w:rPr>
                <m:t>u</m:t>
              </m:r>
            </m:e>
          </m:d>
          <m:r>
            <w:rPr>
              <w:rFonts w:ascii="Cambria Math" w:eastAsiaTheme="minorEastAsia" w:hAnsi="Cambria Math"/>
              <w:szCs w:val="24"/>
              <w:rPrChange w:id="333" w:author="Nikolai Yu. Zolotykh" w:date="2016-11-12T22:08:00Z">
                <w:rPr>
                  <w:rFonts w:ascii="Cambria Math" w:eastAsiaTheme="minorEastAsia" w:hAnsi="Cambria Math"/>
                  <w:sz w:val="28"/>
                  <w:szCs w:val="28"/>
                </w:rPr>
              </w:rPrChange>
            </w:rPr>
            <m:t>=</m:t>
          </m:r>
          <m:r>
            <m:rPr>
              <m:sty m:val="p"/>
            </m:rPr>
            <w:rPr>
              <w:rFonts w:ascii="Cambria Math" w:eastAsiaTheme="minorEastAsia" w:hAnsi="Cambria Math"/>
              <w:szCs w:val="24"/>
            </w:rPr>
            <m:t>sign</m:t>
          </m:r>
          <m:r>
            <w:rPr>
              <w:rFonts w:ascii="Cambria Math" w:eastAsiaTheme="minorEastAsia" w:hAnsi="Cambria Math"/>
              <w:szCs w:val="24"/>
              <w:rPrChange w:id="334" w:author="Nikolai Yu. Zolotykh" w:date="2016-11-12T22:08:00Z">
                <w:rPr>
                  <w:rFonts w:ascii="Cambria Math" w:eastAsiaTheme="minorEastAsia" w:hAnsi="Cambria Math"/>
                  <w:sz w:val="28"/>
                  <w:szCs w:val="28"/>
                </w:rPr>
              </w:rPrChange>
            </w:rPr>
            <m:t>(wu-b)</m:t>
          </m:r>
        </m:oMath>
      </m:oMathPara>
    </w:p>
    <w:p w14:paraId="1A653A99" w14:textId="77777777" w:rsidR="00731185" w:rsidRPr="00BF58B7" w:rsidRDefault="00D07121" w:rsidP="00AE72FA">
      <w:pPr>
        <w:rPr>
          <w:rFonts w:eastAsiaTheme="minorEastAsia"/>
        </w:rPr>
      </w:pPr>
      <w:del w:id="335" w:author="Nikolai Yu. Zolotykh" w:date="2016-11-12T22:09:00Z">
        <w:r w:rsidDel="009C5D5D">
          <w:rPr>
            <w:rFonts w:eastAsiaTheme="minorEastAsia"/>
          </w:rPr>
          <w:delText>Для нахождения</w:delText>
        </w:r>
      </w:del>
      <w:ins w:id="336" w:author="Nikolai Yu. Zolotykh" w:date="2016-11-12T22:09:00Z">
        <w:r w:rsidR="009C5D5D">
          <w:rPr>
            <w:rFonts w:eastAsiaTheme="minorEastAsia"/>
          </w:rPr>
          <w:t>Параметры</w:t>
        </w:r>
      </w:ins>
      <w:r>
        <w:rPr>
          <w:rFonts w:eastAsiaTheme="minorEastAsia"/>
        </w:rPr>
        <w:t xml:space="preserve"> </w:t>
      </w:r>
      <m:oMath>
        <m:r>
          <w:rPr>
            <w:rFonts w:ascii="Cambria Math" w:eastAsiaTheme="minorEastAsia" w:hAnsi="Cambria Math"/>
            <w:lang w:val="en-US"/>
          </w:rPr>
          <m:t>w</m:t>
        </m:r>
        <m:r>
          <w:rPr>
            <w:rFonts w:ascii="Cambria Math" w:eastAsiaTheme="minorEastAsia" w:hAnsi="Cambria Math"/>
          </w:rPr>
          <m:t>,</m:t>
        </m:r>
        <m:r>
          <w:rPr>
            <w:rFonts w:ascii="Cambria Math" w:eastAsiaTheme="minorEastAsia" w:hAnsi="Cambria Math"/>
            <w:lang w:val="en-US"/>
          </w:rPr>
          <m:t>b</m:t>
        </m:r>
      </m:oMath>
      <w:r w:rsidRPr="00C2533D">
        <w:rPr>
          <w:rFonts w:eastAsiaTheme="minorEastAsia"/>
        </w:rPr>
        <w:t xml:space="preserve"> </w:t>
      </w:r>
      <w:ins w:id="337" w:author="Nikolai Yu. Zolotykh" w:date="2016-11-12T22:10:00Z">
        <w:r w:rsidR="009C5D5D">
          <w:rPr>
            <w:rFonts w:eastAsiaTheme="minorEastAsia"/>
          </w:rPr>
          <w:t xml:space="preserve">определяются как решения </w:t>
        </w:r>
      </w:ins>
      <w:del w:id="338" w:author="Nikolai Yu. Zolotykh" w:date="2016-11-12T22:11:00Z">
        <w:r w:rsidR="00C2533D" w:rsidDel="009C5D5D">
          <w:rPr>
            <w:rFonts w:eastAsiaTheme="minorEastAsia"/>
          </w:rPr>
          <w:delText>необходимо решить систему</w:delText>
        </w:r>
      </w:del>
      <w:ins w:id="339" w:author="Nikolai Yu. Zolotykh" w:date="2016-11-12T22:11:00Z">
        <w:r w:rsidR="009C5D5D">
          <w:rPr>
            <w:rFonts w:eastAsiaTheme="minorEastAsia"/>
          </w:rPr>
          <w:t>задачи оптимизации</w:t>
        </w:r>
      </w:ins>
      <w:del w:id="340" w:author="Nikolai Yu. Zolotykh" w:date="2016-11-12T22:11:00Z">
        <w:r w:rsidR="00B325D4" w:rsidRPr="00BF58B7" w:rsidDel="009C5D5D">
          <w:rPr>
            <w:rFonts w:eastAsiaTheme="minorEastAsia"/>
          </w:rPr>
          <w:delText>:</w:delText>
        </w:r>
      </w:del>
    </w:p>
    <w:p w14:paraId="3885B54E" w14:textId="77777777" w:rsidR="00CD77A0" w:rsidRPr="00DE2F3F" w:rsidRDefault="003B1BF7" w:rsidP="00AE72FA">
      <w:pPr>
        <w:rPr>
          <w:rFonts w:eastAsiaTheme="minorEastAsia"/>
          <w:i/>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w</m:t>
                              </m:r>
                            </m:e>
                          </m:d>
                        </m:e>
                      </m:d>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lang w:val="en-US"/>
                    </w:rPr>
                    <m:t>C</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 xml:space="preserve">w, </m:t>
                          </m:r>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lim>
                      </m:limLow>
                    </m:fName>
                    <m:e>
                      <m:r>
                        <w:rPr>
                          <w:rFonts w:ascii="Cambria Math" w:eastAsiaTheme="minorEastAsia" w:hAnsi="Cambria Math"/>
                          <w:lang w:val="en-US"/>
                        </w:rPr>
                        <m:t xml:space="preserve"> </m:t>
                      </m:r>
                    </m:e>
                  </m:func>
                  <m:r>
                    <w:rPr>
                      <w:rFonts w:ascii="Cambria Math" w:eastAsiaTheme="minorEastAsia" w:hAnsi="Cambria Math"/>
                      <w:lang w:val="en-US"/>
                    </w:rPr>
                    <m:t xml:space="preserve">               </m:t>
                  </m:r>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  ,   1≤i≤n      </m:t>
                  </m:r>
                </m:e>
                <m:e>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≥0   ,                              1≤i≤n        </m:t>
                  </m:r>
                </m:e>
              </m:eqArr>
            </m:e>
          </m:d>
        </m:oMath>
      </m:oMathPara>
    </w:p>
    <w:p w14:paraId="7C89543D" w14:textId="77777777" w:rsidR="0083251B" w:rsidDel="003F6E35" w:rsidRDefault="00BF58B7" w:rsidP="003F6E35">
      <w:pPr>
        <w:rPr>
          <w:del w:id="341" w:author="Артем Рыблов" w:date="2016-11-05T23:06:00Z"/>
          <w:shd w:val="clear" w:color="auto" w:fill="FFFFFF"/>
        </w:rPr>
      </w:pPr>
      <w:r>
        <w:rPr>
          <w:shd w:val="clear" w:color="auto" w:fill="FFFFFF"/>
        </w:rPr>
        <w:t>Коэффициент</w:t>
      </w:r>
      <w:r>
        <w:rPr>
          <w:rStyle w:val="apple-converted-space"/>
          <w:rFonts w:ascii="Arial" w:hAnsi="Arial" w:cs="Arial"/>
          <w:color w:val="252525"/>
          <w:sz w:val="21"/>
          <w:szCs w:val="21"/>
          <w:shd w:val="clear" w:color="auto" w:fill="FFFFFF"/>
        </w:rPr>
        <w:t> </w:t>
      </w:r>
      <m:oMath>
        <m:r>
          <w:rPr>
            <w:rStyle w:val="mwe-math-mathml-inline"/>
            <w:rFonts w:ascii="Cambria Math" w:hAnsi="Cambria Math" w:cs="Arial"/>
            <w:vanish/>
            <w:color w:val="252525"/>
            <w:sz w:val="21"/>
            <w:szCs w:val="21"/>
            <w:shd w:val="clear" w:color="auto" w:fill="FFFFFF"/>
          </w:rPr>
          <m:t>{\displaystyle C}</m:t>
        </m:r>
        <m:r>
          <w:rPr>
            <w:rStyle w:val="mwe-math-mathml-inline"/>
            <w:rFonts w:ascii="Cambria Math" w:hAnsi="Cambria Math" w:cs="Arial"/>
            <w:color w:val="252525"/>
            <w:sz w:val="21"/>
            <w:szCs w:val="21"/>
            <w:shd w:val="clear" w:color="auto" w:fill="FFFFFF"/>
            <w:lang w:val="en-US"/>
          </w:rPr>
          <m:t>C</m:t>
        </m:r>
      </m:oMath>
      <w:r>
        <w:rPr>
          <w:shd w:val="clear" w:color="auto" w:fill="FFFFFF"/>
        </w:rPr>
        <w:t> — параметр настройки метода, который позволяет регулировать отношение между максимизацией ширины разделяющей полосы и минимизацией суммарной ошибки.</w:t>
      </w:r>
    </w:p>
    <w:p w14:paraId="3B719F5F" w14:textId="77777777" w:rsidR="003F6E35" w:rsidRDefault="003F6E35" w:rsidP="00BF58B7">
      <w:pPr>
        <w:rPr>
          <w:ins w:id="342" w:author="Артем Рыблов" w:date="2016-11-05T23:06:00Z"/>
          <w:shd w:val="clear" w:color="auto" w:fill="FFFFFF"/>
        </w:rPr>
      </w:pPr>
    </w:p>
    <w:p w14:paraId="10FBD90E" w14:textId="77777777" w:rsidR="00184382" w:rsidDel="003F6E35" w:rsidRDefault="00184382">
      <w:pPr>
        <w:rPr>
          <w:ins w:id="343" w:author="Nikolai Yu. Zolotykh" w:date="2016-10-25T16:32:00Z"/>
          <w:del w:id="344" w:author="Артем Рыблов" w:date="2016-11-05T23:06:00Z"/>
          <w:shd w:val="clear" w:color="auto" w:fill="FFFFFF"/>
        </w:rPr>
      </w:pPr>
    </w:p>
    <w:p w14:paraId="28C2A3E3" w14:textId="77777777" w:rsidR="00184382" w:rsidRPr="00D355DB" w:rsidRDefault="00184382" w:rsidP="003F6E35">
      <w:pPr>
        <w:rPr>
          <w:ins w:id="345" w:author="Nikolai Yu. Zolotykh" w:date="2016-10-25T16:32:00Z"/>
        </w:rPr>
      </w:pPr>
      <w:ins w:id="346" w:author="Nikolai Yu. Zolotykh" w:date="2016-10-25T16:32:00Z">
        <w:r>
          <w:t>В части подсистемы «Методы машинного обучения», отвечающей за графовый подход, на основе исходных данных для каждого пациента строятся паренклитические сети, которы</w:t>
        </w:r>
      </w:ins>
      <w:ins w:id="347" w:author="Артем Рыблов" w:date="2016-11-05T23:06:00Z">
        <w:r w:rsidR="003F6E35">
          <w:t>е</w:t>
        </w:r>
      </w:ins>
      <w:ins w:id="348" w:author="Nikolai Yu. Zolotykh" w:date="2016-10-25T16:32:00Z">
        <w:del w:id="349" w:author="Артем Рыблов" w:date="2016-11-05T23:06:00Z">
          <w:r w:rsidDel="003F6E35">
            <w:delText>й</w:delText>
          </w:r>
        </w:del>
        <w:r>
          <w:t xml:space="preserve"> в дальнейшем описываются с помощью стандартных топологических индексов и в формате, удобном для анализа, подаются на вход </w:t>
        </w:r>
        <w:del w:id="350" w:author="Артем Рыблов" w:date="2016-11-05T23:07:00Z">
          <w:r w:rsidDel="003F6E35">
            <w:delText>стандартным</w:delText>
          </w:r>
        </w:del>
      </w:ins>
      <w:ins w:id="351" w:author="Артем Рыблов" w:date="2016-11-05T23:07:00Z">
        <w:r w:rsidR="003F6E35">
          <w:t>классическим</w:t>
        </w:r>
      </w:ins>
      <w:ins w:id="352" w:author="Nikolai Yu. Zolotykh" w:date="2016-10-25T16:32:00Z">
        <w:r>
          <w:t xml:space="preserve"> алгоритмам машинного обучения. </w:t>
        </w:r>
        <w:r w:rsidRPr="00D355DB">
          <w:t xml:space="preserve">Данный </w:t>
        </w:r>
        <w:r w:rsidRPr="00D355DB">
          <w:lastRenderedPageBreak/>
          <w:t xml:space="preserve">метод использует информацию о наборе пациентов, распределенных по классам, чтобы выявить наличие исходных взаимоотношений между узлами. Отправной точкой в данном методе служит описание объектов с помощью признаков, </w:t>
        </w:r>
        <w:r>
          <w:t>полученных после работы подсистемы «Синтез признаков»</w:t>
        </w:r>
        <w:r w:rsidRPr="00D355DB">
          <w:t>. В то время, как работа с полным набором данных может быть неосуществима, рассматриваются всевозможные проекции данных на плоскости, порождаемые парой признаков</w:t>
        </w:r>
        <w:r>
          <w:t xml:space="preserve"> [</w:t>
        </w:r>
        <w:r>
          <w:rPr>
            <w:lang w:val="en-US"/>
          </w:rPr>
          <w:t>diag</w:t>
        </w:r>
        <w:r>
          <w:t>_13</w:t>
        </w:r>
        <w:r w:rsidRPr="0060016E">
          <w:t>]</w:t>
        </w:r>
        <w:r w:rsidRPr="00D355DB">
          <w:t>.</w:t>
        </w:r>
      </w:ins>
      <w:ins w:id="353" w:author="Артем Рыблов" w:date="2016-11-05T23:08:00Z">
        <w:r w:rsidR="003F6E35" w:rsidRPr="003F6E35">
          <w:t xml:space="preserve"> Эталонная модель может строиться с помощью метода линейной регрессии </w:t>
        </w:r>
      </w:ins>
      <w:ins w:id="354" w:author="Артем Рыблов" w:date="2016-11-06T00:00:00Z">
        <w:r w:rsidR="003F6E35">
          <w:t xml:space="preserve">[20] </w:t>
        </w:r>
      </w:ins>
      <w:ins w:id="355" w:author="Артем Рыблов" w:date="2016-11-05T23:08:00Z">
        <w:r w:rsidR="003F6E35" w:rsidRPr="003F6E35">
          <w:t>и метода главных компонент</w:t>
        </w:r>
      </w:ins>
      <w:ins w:id="356" w:author="Артем Рыблов" w:date="2016-11-06T00:00:00Z">
        <w:r w:rsidR="003F6E35">
          <w:t xml:space="preserve"> [21]</w:t>
        </w:r>
      </w:ins>
      <w:ins w:id="357" w:author="Артем Рыблов" w:date="2016-11-05T23:08:00Z">
        <w:r w:rsidR="003F6E35" w:rsidRPr="003F6E35">
          <w:t>.</w:t>
        </w:r>
      </w:ins>
    </w:p>
    <w:p w14:paraId="4E15FEFA" w14:textId="77777777" w:rsidR="00184382" w:rsidRDefault="00B41288" w:rsidP="00184382">
      <w:pPr>
        <w:keepNext/>
        <w:rPr>
          <w:ins w:id="358" w:author="Nikolai Yu. Zolotykh" w:date="2016-10-25T16:32:00Z"/>
        </w:rPr>
      </w:pPr>
      <w:ins w:id="359" w:author="Nikolai Yu. Zolotykh" w:date="2016-10-25T16:32:00Z">
        <w:r>
          <w:rPr>
            <w:rFonts w:ascii="Droid Serif" w:hAnsi="Droid Serif"/>
            <w:noProof/>
            <w:color w:val="000000"/>
            <w:sz w:val="22"/>
            <w:shd w:val="clear" w:color="auto" w:fill="FFFFFF"/>
            <w:lang w:eastAsia="ru-RU"/>
            <w:rPrChange w:id="360" w:author="Unknown">
              <w:rPr>
                <w:noProof/>
                <w:lang w:eastAsia="ru-RU"/>
              </w:rPr>
            </w:rPrChange>
          </w:rPr>
          <w:drawing>
            <wp:inline distT="0" distB="0" distL="0" distR="0" wp14:anchorId="1E24049F" wp14:editId="66D21922">
              <wp:extent cx="5943600" cy="2711450"/>
              <wp:effectExtent l="0" t="0" r="0" b="6350"/>
              <wp:docPr id="10" name="Picture 3" descr="https://lh6.googleusercontent.com/eGUdSVkv8pQUSBIvTY_SLz7QXL28Y6y2EnH1YkvskLxoLvqyjvAlDr_xyk5frBEu_TezfViTayTSH7LGzNyRhJ5EKIUviABxmeGc9Lkty69zTWc1bcdruDdNhD1d12K4iUL6If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GUdSVkv8pQUSBIvTY_SLz7QXL28Y6y2EnH1YkvskLxoLvqyjvAlDr_xyk5frBEu_TezfViTayTSH7LGzNyRhJ5EKIUviABxmeGc9Lkty69zTWc1bcdruDdNhD1d12K4iUL6If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ins>
    </w:p>
    <w:p w14:paraId="3CE3898C" w14:textId="77777777" w:rsidR="00184382" w:rsidRDefault="00184382" w:rsidP="00184382">
      <w:pPr>
        <w:pStyle w:val="af2"/>
        <w:jc w:val="center"/>
        <w:rPr>
          <w:ins w:id="361" w:author="Nikolai Yu. Zolotykh" w:date="2016-10-25T16:32:00Z"/>
          <w:i w:val="0"/>
          <w:color w:val="000000" w:themeColor="text1"/>
          <w:sz w:val="22"/>
        </w:rPr>
      </w:pPr>
      <w:ins w:id="362" w:author="Nikolai Yu. Zolotykh" w:date="2016-10-25T16:32:00Z">
        <w:r w:rsidRPr="00B72159">
          <w:rPr>
            <w:i w:val="0"/>
            <w:color w:val="000000" w:themeColor="text1"/>
            <w:sz w:val="22"/>
          </w:rPr>
          <w:t>Рисунок 1. Схематическое представление метода создания паренклитических сетей</w:t>
        </w:r>
        <w:r>
          <w:rPr>
            <w:i w:val="0"/>
            <w:color w:val="000000" w:themeColor="text1"/>
            <w:sz w:val="22"/>
          </w:rPr>
          <w:t xml:space="preserve"> </w:t>
        </w:r>
        <w:r w:rsidRPr="0060016E">
          <w:rPr>
            <w:i w:val="0"/>
            <w:color w:val="000000" w:themeColor="text1"/>
            <w:sz w:val="22"/>
          </w:rPr>
          <w:t>[</w:t>
        </w:r>
        <w:r w:rsidR="0022540C" w:rsidRPr="0022540C">
          <w:rPr>
            <w:i w:val="0"/>
            <w:color w:val="FF0000"/>
            <w:sz w:val="22"/>
            <w:lang w:val="en-GB"/>
            <w:rPrChange w:id="363" w:author="sergey" w:date="2016-10-25T15:56:00Z">
              <w:rPr>
                <w:i w:val="0"/>
                <w:color w:val="000000" w:themeColor="text1"/>
                <w:sz w:val="22"/>
                <w:lang w:val="en-GB"/>
              </w:rPr>
            </w:rPrChange>
          </w:rPr>
          <w:t>diag</w:t>
        </w:r>
        <w:r w:rsidR="0022540C" w:rsidRPr="0022540C">
          <w:rPr>
            <w:i w:val="0"/>
            <w:color w:val="FF0000"/>
            <w:sz w:val="22"/>
            <w:rPrChange w:id="364" w:author="sergey" w:date="2016-10-25T15:56:00Z">
              <w:rPr>
                <w:i w:val="0"/>
                <w:color w:val="000000" w:themeColor="text1"/>
                <w:sz w:val="22"/>
              </w:rPr>
            </w:rPrChange>
          </w:rPr>
          <w:t>_13</w:t>
        </w:r>
        <w:r w:rsidRPr="0060016E">
          <w:rPr>
            <w:i w:val="0"/>
            <w:color w:val="000000" w:themeColor="text1"/>
            <w:sz w:val="22"/>
          </w:rPr>
          <w:t>]</w:t>
        </w:r>
      </w:ins>
    </w:p>
    <w:p w14:paraId="002099B4" w14:textId="77777777" w:rsidR="00184382" w:rsidRPr="0083251B" w:rsidRDefault="00184382" w:rsidP="00BF58B7">
      <w:pPr>
        <w:rPr>
          <w:rFonts w:eastAsiaTheme="minorEastAsia"/>
        </w:rPr>
      </w:pPr>
    </w:p>
    <w:p w14:paraId="7DB539B2" w14:textId="77777777" w:rsidR="00B767D9" w:rsidRDefault="00B767D9" w:rsidP="00B767D9">
      <w:pPr>
        <w:pStyle w:val="3"/>
      </w:pPr>
      <w:r w:rsidRPr="00A113C9">
        <w:t>Архитектура</w:t>
      </w:r>
      <w:r w:rsidRPr="00090B34">
        <w:t xml:space="preserve"> </w:t>
      </w:r>
      <w:r w:rsidRPr="00A113C9">
        <w:t>и</w:t>
      </w:r>
      <w:r w:rsidRPr="00090B34">
        <w:t xml:space="preserve"> </w:t>
      </w:r>
      <w:r w:rsidRPr="00A113C9">
        <w:t>алгоритмы</w:t>
      </w:r>
      <w:r w:rsidRPr="00090B34">
        <w:t xml:space="preserve"> </w:t>
      </w:r>
      <w:r w:rsidRPr="00A113C9">
        <w:t>пакета</w:t>
      </w:r>
    </w:p>
    <w:p w14:paraId="2C73616B" w14:textId="77777777" w:rsidR="00181388" w:rsidRPr="0031153A" w:rsidRDefault="00181388" w:rsidP="00181388">
      <w:r w:rsidRPr="0031153A">
        <w:t xml:space="preserve">Программный модуль «Диагностика» будет включать следующие основные </w:t>
      </w:r>
      <w:r w:rsidR="00A709FB">
        <w:t>подсистемы</w:t>
      </w:r>
      <w:r w:rsidRPr="0031153A">
        <w:t>, активно взаимодействующие с другим программным модулем «Кардиобаза» (</w:t>
      </w:r>
      <w:r>
        <w:t>рис. 4</w:t>
      </w:r>
      <w:r w:rsidRPr="0031153A">
        <w:t>):</w:t>
      </w:r>
    </w:p>
    <w:p w14:paraId="616D228E" w14:textId="77777777" w:rsidR="00181388" w:rsidRPr="0031153A" w:rsidRDefault="00A709FB" w:rsidP="009A0C3B">
      <w:pPr>
        <w:pStyle w:val="a8"/>
        <w:numPr>
          <w:ilvl w:val="0"/>
          <w:numId w:val="19"/>
        </w:numPr>
        <w:spacing w:before="100" w:beforeAutospacing="1" w:afterAutospacing="1"/>
      </w:pPr>
      <w:r>
        <w:t>Подсистема</w:t>
      </w:r>
      <w:r w:rsidR="00181388" w:rsidRPr="0031153A">
        <w:t xml:space="preserve"> «Сегментация сигнала ЭКГ». Данная подсистема является первичным звеном в работе всего модуля «Диагностика», в которой реализованы алгоритмы по выделению временных интервалов, соответствующих различным волнам и комплексам сигнала ЭКГ (</w:t>
      </w:r>
      <w:r w:rsidR="00181388" w:rsidRPr="00C2540F">
        <w:rPr>
          <w:lang w:val="en-US"/>
        </w:rPr>
        <w:t>QRS</w:t>
      </w:r>
      <w:r w:rsidR="00181388" w:rsidRPr="0031153A">
        <w:t xml:space="preserve">, </w:t>
      </w:r>
      <w:r w:rsidR="00181388" w:rsidRPr="00C2540F">
        <w:rPr>
          <w:lang w:val="en-US"/>
        </w:rPr>
        <w:t>P</w:t>
      </w:r>
      <w:r w:rsidR="00181388" w:rsidRPr="0031153A">
        <w:t xml:space="preserve">, </w:t>
      </w:r>
      <w:r w:rsidR="00181388" w:rsidRPr="00C2540F">
        <w:rPr>
          <w:lang w:val="en-US"/>
        </w:rPr>
        <w:t>T</w:t>
      </w:r>
      <w:r w:rsidR="00181388" w:rsidRPr="0031153A">
        <w:t>).</w:t>
      </w:r>
    </w:p>
    <w:p w14:paraId="32D395E0" w14:textId="77777777" w:rsidR="00181388" w:rsidRPr="0031153A" w:rsidRDefault="00A709FB" w:rsidP="009A0C3B">
      <w:pPr>
        <w:pStyle w:val="a8"/>
        <w:numPr>
          <w:ilvl w:val="0"/>
          <w:numId w:val="19"/>
        </w:numPr>
        <w:spacing w:before="100" w:beforeAutospacing="1" w:afterAutospacing="1"/>
      </w:pPr>
      <w:r>
        <w:t>Подсистема</w:t>
      </w:r>
      <w:r w:rsidRPr="0031153A">
        <w:t xml:space="preserve"> </w:t>
      </w:r>
      <w:r w:rsidR="00181388" w:rsidRPr="0031153A">
        <w:t xml:space="preserve">«Синтез признаков» на основе исходного сигнала ЭКГ, данных о сегментации, исходных данных о пациенте формирует список характеристик, необходимых для постановки диагноза при помощи </w:t>
      </w:r>
      <w:r w:rsidR="00277005">
        <w:t>подсистем</w:t>
      </w:r>
      <w:r w:rsidR="00181388" w:rsidRPr="0031153A">
        <w:t xml:space="preserve"> следующего уровня.</w:t>
      </w:r>
    </w:p>
    <w:p w14:paraId="7A29889D" w14:textId="77777777" w:rsidR="00181388" w:rsidRPr="0031153A" w:rsidRDefault="00A709FB" w:rsidP="009A0C3B">
      <w:pPr>
        <w:pStyle w:val="a8"/>
        <w:numPr>
          <w:ilvl w:val="0"/>
          <w:numId w:val="19"/>
        </w:numPr>
        <w:spacing w:before="100" w:beforeAutospacing="1" w:afterAutospacing="1"/>
      </w:pPr>
      <w:r>
        <w:t>Подсистема</w:t>
      </w:r>
      <w:r w:rsidRPr="0031153A">
        <w:t xml:space="preserve"> </w:t>
      </w:r>
      <w:r w:rsidR="00181388" w:rsidRPr="0031153A">
        <w:t xml:space="preserve">«Прямые методы диагностики» производит чтение данных о пациенте и выделенных ранее признаков через интерфейс модуля «Кардиобаза». В процессе диагностики прямыми методами выделяются дополнительные признаки для дальнейшего использования в </w:t>
      </w:r>
      <w:r w:rsidR="00277005">
        <w:t>подсистем</w:t>
      </w:r>
      <w:r w:rsidR="00181388" w:rsidRPr="0031153A">
        <w:t xml:space="preserve">е «Методы машинного обучения» (например, является ли ритм синусовым, </w:t>
      </w:r>
      <w:r w:rsidR="00181388" w:rsidRPr="0031153A">
        <w:lastRenderedPageBreak/>
        <w:t>регулярным и т.д.), которые записываются в базу вместе с поставленным диагнозом и кардиологическим заключением.</w:t>
      </w:r>
    </w:p>
    <w:p w14:paraId="266AF1DD" w14:textId="77777777" w:rsidR="00181388" w:rsidRDefault="00A709FB" w:rsidP="009A0C3B">
      <w:pPr>
        <w:pStyle w:val="a8"/>
        <w:numPr>
          <w:ilvl w:val="0"/>
          <w:numId w:val="19"/>
        </w:numPr>
        <w:spacing w:before="100" w:beforeAutospacing="1" w:afterAutospacing="1"/>
      </w:pPr>
      <w:r>
        <w:t xml:space="preserve">Подсистема </w:t>
      </w:r>
      <w:r w:rsidR="00181388">
        <w:t>«Методы машинного обучения»</w:t>
      </w:r>
      <w:r w:rsidR="00181388" w:rsidRPr="0024516C">
        <w:t>,</w:t>
      </w:r>
      <w:r w:rsidR="00181388" w:rsidRPr="0031153A">
        <w:t xml:space="preserve"> одним из методов которого является графовый подход. На основе синтезированных признаков для каждого пациента строится паренклитическая сеть, которая затем описывается топологическими индексами и в удобной для анализа форме подается на вход </w:t>
      </w:r>
      <w:del w:id="365" w:author="Артем Рыблов" w:date="2016-11-06T00:11:00Z">
        <w:r w:rsidR="00181388" w:rsidRPr="0031153A" w:rsidDel="003F6E35">
          <w:delText xml:space="preserve">стандартным </w:delText>
        </w:r>
      </w:del>
      <w:ins w:id="366" w:author="Артем Рыблов" w:date="2016-11-06T00:11:00Z">
        <w:r w:rsidR="003F6E35">
          <w:t>классическим</w:t>
        </w:r>
        <w:r w:rsidR="003F6E35" w:rsidRPr="0031153A">
          <w:t xml:space="preserve"> </w:t>
        </w:r>
      </w:ins>
      <w:r w:rsidR="00181388" w:rsidRPr="0031153A">
        <w:t>алгоритмам машинного обучения</w:t>
      </w:r>
      <w:ins w:id="367" w:author="Артем Рыблов" w:date="2016-11-06T00:11:00Z">
        <w:r w:rsidR="003F6E35">
          <w:t xml:space="preserve"> (также исходные данные обрабатываются этими методами без предобработки с помощью сетей)</w:t>
        </w:r>
      </w:ins>
      <w:r w:rsidR="00181388" w:rsidRPr="0031153A">
        <w:t xml:space="preserve">. </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181388" w14:paraId="7C6E5AD1" w14:textId="77777777" w:rsidTr="000602B5">
        <w:tc>
          <w:tcPr>
            <w:tcW w:w="10421" w:type="dxa"/>
          </w:tcPr>
          <w:p w14:paraId="6FCD6474" w14:textId="21C8B925" w:rsidR="00181388" w:rsidRDefault="003A5565" w:rsidP="000602B5">
            <w:pPr>
              <w:ind w:firstLine="0"/>
              <w:jc w:val="center"/>
              <w:rPr>
                <w:ins w:id="368" w:author="Nikolai Yu. Zolotykh" w:date="2016-11-12T22:27:00Z"/>
                <w:rFonts w:eastAsiaTheme="minorEastAsia"/>
                <w:bCs/>
              </w:rPr>
            </w:pPr>
            <w:ins w:id="369" w:author="Aaron Blare" w:date="2016-11-13T12:38:00Z">
              <w:r>
                <w:rPr>
                  <w:noProof/>
                  <w:lang w:eastAsia="ru-RU"/>
                </w:rPr>
                <w:drawing>
                  <wp:inline distT="0" distB="0" distL="0" distR="0" wp14:anchorId="2C738A06" wp14:editId="2264FC19">
                    <wp:extent cx="6051550" cy="33978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onstics_black_white.png"/>
                            <pic:cNvPicPr/>
                          </pic:nvPicPr>
                          <pic:blipFill>
                            <a:blip r:embed="rId29">
                              <a:extLst>
                                <a:ext uri="{28A0092B-C50C-407E-A947-70E740481C1C}">
                                  <a14:useLocalDpi xmlns:a14="http://schemas.microsoft.com/office/drawing/2010/main" val="0"/>
                                </a:ext>
                              </a:extLst>
                            </a:blip>
                            <a:stretch>
                              <a:fillRect/>
                            </a:stretch>
                          </pic:blipFill>
                          <pic:spPr>
                            <a:xfrm>
                              <a:off x="0" y="0"/>
                              <a:ext cx="6066958" cy="3406534"/>
                            </a:xfrm>
                            <a:prstGeom prst="rect">
                              <a:avLst/>
                            </a:prstGeom>
                          </pic:spPr>
                        </pic:pic>
                      </a:graphicData>
                    </a:graphic>
                  </wp:inline>
                </w:drawing>
              </w:r>
            </w:ins>
            <w:del w:id="370" w:author="Aaron Blare" w:date="2016-11-13T12:38:00Z">
              <w:r w:rsidR="00181388" w:rsidRPr="0031153A" w:rsidDel="003A5565">
                <w:rPr>
                  <w:noProof/>
                  <w:lang w:eastAsia="ru-RU"/>
                </w:rPr>
                <w:drawing>
                  <wp:inline distT="0" distB="0" distL="0" distR="0" wp14:anchorId="251B113C" wp14:editId="1A70E325">
                    <wp:extent cx="5341266" cy="3009900"/>
                    <wp:effectExtent l="0" t="0" r="0" b="0"/>
                    <wp:docPr id="1" name="Рисунок 1" descr="C:\Users\Hewitt\AppData\Roaming\Skype\My Skype Received Files\diagonstics_schem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Users\Hewitt\AppData\Roaming\Skype\My Skype Received Files\diagonstics_scheme_1.png"/>
                            <pic:cNvPicPr>
                              <a:picLocks noChangeAspect="1" noChangeArrowheads="1"/>
                            </pic:cNvPicPr>
                          </pic:nvPicPr>
                          <pic:blipFill>
                            <a:blip r:embed="rId30" cstate="print">
                              <a:lum/>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48896" cy="3014200"/>
                            </a:xfrm>
                            <a:prstGeom prst="rect">
                              <a:avLst/>
                            </a:prstGeom>
                            <a:noFill/>
                            <a:ln>
                              <a:noFill/>
                            </a:ln>
                          </pic:spPr>
                        </pic:pic>
                      </a:graphicData>
                    </a:graphic>
                  </wp:inline>
                </w:drawing>
              </w:r>
            </w:del>
          </w:p>
          <w:p w14:paraId="3593A6AF" w14:textId="0820107E" w:rsidR="00230753" w:rsidRDefault="003A5565">
            <w:pPr>
              <w:ind w:firstLine="0"/>
              <w:jc w:val="center"/>
              <w:rPr>
                <w:rFonts w:eastAsiaTheme="minorEastAsia"/>
                <w:bCs/>
              </w:rPr>
            </w:pPr>
            <w:del w:id="371" w:author="Nikolai Yu. Zolotykh" w:date="2016-11-12T23:00:00Z">
              <w:r>
                <w:rPr>
                  <w:noProof/>
                  <w:lang w:eastAsia="ru-RU"/>
                </w:rPr>
                <mc:AlternateContent>
                  <mc:Choice Requires="wpg">
                    <w:drawing>
                      <wp:anchor distT="0" distB="0" distL="114300" distR="114300" simplePos="0" relativeHeight="251666432" behindDoc="0" locked="0" layoutInCell="1" allowOverlap="1" wp14:anchorId="77C6CCB1" wp14:editId="2EC2F43A">
                        <wp:simplePos x="0" y="0"/>
                        <wp:positionH relativeFrom="column">
                          <wp:posOffset>5761355</wp:posOffset>
                        </wp:positionH>
                        <wp:positionV relativeFrom="paragraph">
                          <wp:posOffset>68580</wp:posOffset>
                        </wp:positionV>
                        <wp:extent cx="1147445" cy="3723005"/>
                        <wp:effectExtent l="8255" t="11430" r="6350" b="8890"/>
                        <wp:wrapNone/>
                        <wp:docPr id="3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7445" cy="3723005"/>
                                  <a:chOff x="8094" y="9286"/>
                                  <a:chExt cx="2592" cy="5863"/>
                                </a:xfrm>
                              </wpg:grpSpPr>
                              <wps:wsp>
                                <wps:cNvPr id="38" name="Rectangle 17"/>
                                <wps:cNvSpPr>
                                  <a:spLocks noChangeArrowheads="1"/>
                                </wps:cNvSpPr>
                                <wps:spPr bwMode="auto">
                                  <a:xfrm>
                                    <a:off x="8094" y="9286"/>
                                    <a:ext cx="2592" cy="5863"/>
                                  </a:xfrm>
                                  <a:prstGeom prst="rect">
                                    <a:avLst/>
                                  </a:prstGeom>
                                  <a:solidFill>
                                    <a:srgbClr val="FFFFFF"/>
                                  </a:solidFill>
                                  <a:ln w="9525">
                                    <a:solidFill>
                                      <a:srgbClr val="000000"/>
                                    </a:solidFill>
                                    <a:miter lim="800000"/>
                                    <a:headEnd/>
                                    <a:tailEnd/>
                                  </a:ln>
                                </wps:spPr>
                                <wps:txbx>
                                  <w:txbxContent>
                                    <w:p w14:paraId="207DD377" w14:textId="77777777" w:rsidR="00230753" w:rsidRPr="00230753" w:rsidRDefault="00230753" w:rsidP="00230753">
                                      <w:pPr>
                                        <w:ind w:firstLine="0"/>
                                        <w:rPr>
                                          <w:sz w:val="18"/>
                                          <w:szCs w:val="18"/>
                                          <w:rPrChange w:id="372" w:author="Nikolai Yu. Zolotykh" w:date="2016-11-12T22:27:00Z">
                                            <w:rPr/>
                                          </w:rPrChange>
                                        </w:rPr>
                                      </w:pPr>
                                      <w:ins w:id="373" w:author="Nikolai Yu. Zolotykh" w:date="2016-11-12T22:26:00Z">
                                        <w:r w:rsidRPr="00230753">
                                          <w:rPr>
                                            <w:sz w:val="18"/>
                                            <w:szCs w:val="18"/>
                                            <w:rPrChange w:id="374" w:author="Nikolai Yu. Zolotykh" w:date="2016-11-12T22:27:00Z">
                                              <w:rPr/>
                                            </w:rPrChange>
                                          </w:rPr>
                                          <w:t>В</w:t>
                                        </w:r>
                                      </w:ins>
                                      <w:ins w:id="375" w:author="Nikolai Yu. Zolotykh" w:date="2016-11-12T22:30:00Z">
                                        <w:r>
                                          <w:rPr>
                                            <w:sz w:val="18"/>
                                            <w:szCs w:val="18"/>
                                          </w:rPr>
                                          <w:t>ы</w:t>
                                        </w:r>
                                      </w:ins>
                                      <w:ins w:id="376" w:author="Nikolai Yu. Zolotykh" w:date="2016-11-12T22:26:00Z">
                                        <w:r w:rsidRPr="00230753">
                                          <w:rPr>
                                            <w:sz w:val="18"/>
                                            <w:szCs w:val="18"/>
                                            <w:rPrChange w:id="377" w:author="Nikolai Yu. Zolotykh" w:date="2016-11-12T22:27:00Z">
                                              <w:rPr/>
                                            </w:rPrChange>
                                          </w:rPr>
                                          <w:t>х</w:t>
                                        </w:r>
                                      </w:ins>
                                      <w:ins w:id="378" w:author="Nikolai Yu. Zolotykh" w:date="2016-11-12T22:27:00Z">
                                        <w:r w:rsidRPr="00230753">
                                          <w:rPr>
                                            <w:sz w:val="18"/>
                                            <w:szCs w:val="18"/>
                                            <w:rPrChange w:id="379" w:author="Nikolai Yu. Zolotykh" w:date="2016-11-12T22:27:00Z">
                                              <w:rPr/>
                                            </w:rPrChange>
                                          </w:rPr>
                                          <w:t>од</w:t>
                                        </w:r>
                                      </w:ins>
                                    </w:p>
                                  </w:txbxContent>
                                </wps:txbx>
                                <wps:bodyPr rot="0" vert="horz" wrap="square" lIns="91440" tIns="45720" rIns="91440" bIns="45720" anchor="t" anchorCtr="0" upright="1">
                                  <a:noAutofit/>
                                </wps:bodyPr>
                              </wps:wsp>
                              <wps:wsp>
                                <wps:cNvPr id="39" name="AutoShape 18"/>
                                <wps:cNvSpPr>
                                  <a:spLocks noChangeArrowheads="1"/>
                                </wps:cNvSpPr>
                                <wps:spPr bwMode="auto">
                                  <a:xfrm>
                                    <a:off x="8351" y="11468"/>
                                    <a:ext cx="2096" cy="1325"/>
                                  </a:xfrm>
                                  <a:prstGeom prst="can">
                                    <a:avLst>
                                      <a:gd name="adj" fmla="val 2513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AutoShape 19"/>
                                <wps:cNvSpPr>
                                  <a:spLocks noChangeArrowheads="1"/>
                                </wps:cNvSpPr>
                                <wps:spPr bwMode="auto">
                                  <a:xfrm>
                                    <a:off x="8650" y="12004"/>
                                    <a:ext cx="1532" cy="473"/>
                                  </a:xfrm>
                                  <a:prstGeom prst="parallelogram">
                                    <a:avLst>
                                      <a:gd name="adj" fmla="val 36333"/>
                                    </a:avLst>
                                  </a:prstGeom>
                                  <a:solidFill>
                                    <a:srgbClr val="FFFFFF"/>
                                  </a:solidFill>
                                  <a:ln w="9525">
                                    <a:solidFill>
                                      <a:srgbClr val="000000"/>
                                    </a:solidFill>
                                    <a:miter lim="800000"/>
                                    <a:headEnd/>
                                    <a:tailEnd/>
                                  </a:ln>
                                </wps:spPr>
                                <wps:txbx>
                                  <w:txbxContent>
                                    <w:p w14:paraId="54626902" w14:textId="77777777" w:rsidR="00230753" w:rsidRPr="004B2863" w:rsidRDefault="00230753">
                                      <w:pPr>
                                        <w:ind w:firstLine="0"/>
                                        <w:jc w:val="center"/>
                                        <w:rPr>
                                          <w:sz w:val="16"/>
                                          <w:szCs w:val="16"/>
                                          <w:rPrChange w:id="380" w:author="Nikolai Yu. Zolotykh" w:date="2016-11-12T22:23:00Z">
                                            <w:rPr/>
                                          </w:rPrChange>
                                        </w:rPr>
                                        <w:pPrChange w:id="381" w:author="Nikolai Yu. Zolotykh" w:date="2016-11-12T22:29:00Z">
                                          <w:pPr/>
                                        </w:pPrChange>
                                      </w:pPr>
                                      <w:ins w:id="382" w:author="Nikolai Yu. Zolotykh" w:date="2016-11-12T22:30:00Z">
                                        <w:r>
                                          <w:rPr>
                                            <w:sz w:val="16"/>
                                            <w:szCs w:val="16"/>
                                          </w:rPr>
                                          <w:t>Диагноз</w:t>
                                        </w:r>
                                      </w:ins>
                                    </w:p>
                                  </w:txbxContent>
                                </wps:txbx>
                                <wps:bodyPr rot="0" vert="horz" wrap="square" lIns="46800" tIns="45720" rIns="468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6CCB1" id="Group 23" o:spid="_x0000_s1026" style="position:absolute;left:0;text-align:left;margin-left:453.65pt;margin-top:5.4pt;width:90.35pt;height:293.15pt;z-index:251666432" coordorigin="8094,9286" coordsize="2592,5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">
                        <v:rect id="Rectangle 17" o:spid="_x0000_s1027" style="position:absolute;left:8094;top:9286;width:2592;height:5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207DD377" w14:textId="77777777" w:rsidR="00230753" w:rsidRPr="00230753" w:rsidRDefault="00230753" w:rsidP="00230753">
                                <w:pPr>
                                  <w:ind w:firstLine="0"/>
                                  <w:rPr>
                                    <w:sz w:val="18"/>
                                    <w:szCs w:val="18"/>
                                    <w:rPrChange w:id="383" w:author="Nikolai Yu. Zolotykh" w:date="2016-11-12T22:27:00Z">
                                      <w:rPr/>
                                    </w:rPrChange>
                                  </w:rPr>
                                </w:pPr>
                                <w:ins w:id="384" w:author="Nikolai Yu. Zolotykh" w:date="2016-11-12T22:26:00Z">
                                  <w:r w:rsidRPr="00230753">
                                    <w:rPr>
                                      <w:sz w:val="18"/>
                                      <w:szCs w:val="18"/>
                                      <w:rPrChange w:id="385" w:author="Nikolai Yu. Zolotykh" w:date="2016-11-12T22:27:00Z">
                                        <w:rPr/>
                                      </w:rPrChange>
                                    </w:rPr>
                                    <w:t>В</w:t>
                                  </w:r>
                                </w:ins>
                                <w:ins w:id="386" w:author="Nikolai Yu. Zolotykh" w:date="2016-11-12T22:30:00Z">
                                  <w:r>
                                    <w:rPr>
                                      <w:sz w:val="18"/>
                                      <w:szCs w:val="18"/>
                                    </w:rPr>
                                    <w:t>ы</w:t>
                                  </w:r>
                                </w:ins>
                                <w:ins w:id="387" w:author="Nikolai Yu. Zolotykh" w:date="2016-11-12T22:26:00Z">
                                  <w:r w:rsidRPr="00230753">
                                    <w:rPr>
                                      <w:sz w:val="18"/>
                                      <w:szCs w:val="18"/>
                                      <w:rPrChange w:id="388" w:author="Nikolai Yu. Zolotykh" w:date="2016-11-12T22:27:00Z">
                                        <w:rPr/>
                                      </w:rPrChange>
                                    </w:rPr>
                                    <w:t>х</w:t>
                                  </w:r>
                                </w:ins>
                                <w:ins w:id="389" w:author="Nikolai Yu. Zolotykh" w:date="2016-11-12T22:27:00Z">
                                  <w:r w:rsidRPr="00230753">
                                    <w:rPr>
                                      <w:sz w:val="18"/>
                                      <w:szCs w:val="18"/>
                                      <w:rPrChange w:id="390" w:author="Nikolai Yu. Zolotykh" w:date="2016-11-12T22:27:00Z">
                                        <w:rPr/>
                                      </w:rPrChange>
                                    </w:rPr>
                                    <w:t>од</w:t>
                                  </w:r>
                                </w:ins>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8" o:spid="_x0000_s1028" type="#_x0000_t22" style="position:absolute;left:8351;top:11468;width:2096;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QoPMIA&#10;AADbAAAADwAAAGRycy9kb3ducmV2LnhtbESPUWvCMBSF3wf+h3CFvc1UHbNWo4gijL0t+gMuzbUt&#10;Njc1ibX792Yw2OPhnPMdzno72Fb05EPjWMF0koEgLp1puFJwPh3fchAhIhtsHZOCHwqw3Yxe1lgY&#10;9+Bv6nWsRIJwKFBBHWNXSBnKmiyGieuIk3dx3mJM0lfSeHwkuG3lLMs+pMWG00KNHe1rKq/6bhXc&#10;tP26dPtg8/dFpfNDb/xVL5V6HQ+7FYhIQ/wP/7U/jYL5En6/pB8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Cg8wgAAANsAAAAPAAAAAAAAAAAAAAAAAJgCAABkcnMvZG93&#10;bnJldi54bWxQSwUGAAAAAAQABAD1AAAAhwMAAAAA&#10;" adj="5429"/>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9" o:spid="_x0000_s1029" type="#_x0000_t7" style="position:absolute;left:8650;top:12004;width:1532;height: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h37wA&#10;AADbAAAADwAAAGRycy9kb3ducmV2LnhtbERPyQrCMBC9C/5DGMGbpoqIVKOICwgi4oLnoRnbYjMp&#10;TWzr35uD4PHx9sWqNYWoqXK5ZQWjYQSCOLE651TB/bYfzEA4j6yxsEwKPuRgtex2Fhhr2/CF6qtP&#10;RQhhF6OCzPsyltIlGRl0Q1sSB+5pK4M+wCqVusImhJtCjqNoKg3mHBoyLGmTUfK6vo0C/ZKj0+NS&#10;7/z2+LnLmtb6XDRK9Xvteg7CU+v/4p/7oB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HfvAAAANsAAAAPAAAAAAAAAAAAAAAAAJgCAABkcnMvZG93bnJldi54&#10;bWxQSwUGAAAAAAQABAD1AAAAgQMAAAAA&#10;" adj="2423">
                          <v:textbox inset="1.3mm,,1.3mm">
                            <w:txbxContent>
                              <w:p w14:paraId="54626902" w14:textId="77777777" w:rsidR="00230753" w:rsidRPr="004B2863" w:rsidRDefault="00230753">
                                <w:pPr>
                                  <w:ind w:firstLine="0"/>
                                  <w:jc w:val="center"/>
                                  <w:rPr>
                                    <w:sz w:val="16"/>
                                    <w:szCs w:val="16"/>
                                    <w:rPrChange w:id="391" w:author="Nikolai Yu. Zolotykh" w:date="2016-11-12T22:23:00Z">
                                      <w:rPr/>
                                    </w:rPrChange>
                                  </w:rPr>
                                  <w:pPrChange w:id="392" w:author="Nikolai Yu. Zolotykh" w:date="2016-11-12T22:29:00Z">
                                    <w:pPr/>
                                  </w:pPrChange>
                                </w:pPr>
                                <w:ins w:id="393" w:author="Nikolai Yu. Zolotykh" w:date="2016-11-12T22:30:00Z">
                                  <w:r>
                                    <w:rPr>
                                      <w:sz w:val="16"/>
                                      <w:szCs w:val="16"/>
                                    </w:rPr>
                                    <w:t>Диагноз</w:t>
                                  </w:r>
                                </w:ins>
                              </w:p>
                            </w:txbxContent>
                          </v:textbox>
                        </v:shape>
                      </v:group>
                    </w:pict>
                  </mc:Fallback>
                </mc:AlternateContent>
              </w:r>
              <w:r>
                <w:rPr>
                  <w:noProof/>
                  <w:lang w:eastAsia="ru-RU"/>
                </w:rPr>
                <mc:AlternateContent>
                  <mc:Choice Requires="wpg">
                    <w:drawing>
                      <wp:anchor distT="0" distB="0" distL="114300" distR="114300" simplePos="0" relativeHeight="251665408" behindDoc="0" locked="0" layoutInCell="1" allowOverlap="1" wp14:anchorId="20A7A2BB" wp14:editId="762E1869">
                        <wp:simplePos x="0" y="0"/>
                        <wp:positionH relativeFrom="column">
                          <wp:posOffset>-485775</wp:posOffset>
                        </wp:positionH>
                        <wp:positionV relativeFrom="paragraph">
                          <wp:posOffset>68580</wp:posOffset>
                        </wp:positionV>
                        <wp:extent cx="1667510" cy="3723005"/>
                        <wp:effectExtent l="9525" t="11430" r="8890" b="8890"/>
                        <wp:wrapNone/>
                        <wp:docPr id="2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7510" cy="3723005"/>
                                  <a:chOff x="1924" y="9286"/>
                                  <a:chExt cx="2592" cy="5863"/>
                                </a:xfrm>
                              </wpg:grpSpPr>
                              <wps:wsp>
                                <wps:cNvPr id="30" name="Rectangle 6"/>
                                <wps:cNvSpPr>
                                  <a:spLocks noChangeArrowheads="1"/>
                                </wps:cNvSpPr>
                                <wps:spPr bwMode="auto">
                                  <a:xfrm>
                                    <a:off x="1924" y="9286"/>
                                    <a:ext cx="2592" cy="5863"/>
                                  </a:xfrm>
                                  <a:prstGeom prst="rect">
                                    <a:avLst/>
                                  </a:prstGeom>
                                  <a:solidFill>
                                    <a:srgbClr val="FFFFFF"/>
                                  </a:solidFill>
                                  <a:ln w="9525">
                                    <a:solidFill>
                                      <a:srgbClr val="000000"/>
                                    </a:solidFill>
                                    <a:miter lim="800000"/>
                                    <a:headEnd/>
                                    <a:tailEnd/>
                                  </a:ln>
                                </wps:spPr>
                                <wps:txbx>
                                  <w:txbxContent>
                                    <w:p w14:paraId="2392FD20" w14:textId="77777777" w:rsidR="00230753" w:rsidRPr="00230753" w:rsidRDefault="00230753">
                                      <w:pPr>
                                        <w:ind w:firstLine="0"/>
                                        <w:rPr>
                                          <w:sz w:val="18"/>
                                          <w:szCs w:val="18"/>
                                          <w:rPrChange w:id="394" w:author="Nikolai Yu. Zolotykh" w:date="2016-11-12T22:27:00Z">
                                            <w:rPr/>
                                          </w:rPrChange>
                                        </w:rPr>
                                        <w:pPrChange w:id="395" w:author="Nikolai Yu. Zolotykh" w:date="2016-11-12T22:27:00Z">
                                          <w:pPr/>
                                        </w:pPrChange>
                                      </w:pPr>
                                      <w:ins w:id="396" w:author="Nikolai Yu. Zolotykh" w:date="2016-11-12T22:26:00Z">
                                        <w:r w:rsidRPr="00230753">
                                          <w:rPr>
                                            <w:sz w:val="18"/>
                                            <w:szCs w:val="18"/>
                                            <w:rPrChange w:id="397" w:author="Nikolai Yu. Zolotykh" w:date="2016-11-12T22:27:00Z">
                                              <w:rPr/>
                                            </w:rPrChange>
                                          </w:rPr>
                                          <w:t>Вх</w:t>
                                        </w:r>
                                      </w:ins>
                                      <w:ins w:id="398" w:author="Nikolai Yu. Zolotykh" w:date="2016-11-12T22:27:00Z">
                                        <w:r w:rsidRPr="00230753">
                                          <w:rPr>
                                            <w:sz w:val="18"/>
                                            <w:szCs w:val="18"/>
                                            <w:rPrChange w:id="399" w:author="Nikolai Yu. Zolotykh" w:date="2016-11-12T22:27:00Z">
                                              <w:rPr/>
                                            </w:rPrChange>
                                          </w:rPr>
                                          <w:t>од</w:t>
                                        </w:r>
                                      </w:ins>
                                    </w:p>
                                  </w:txbxContent>
                                </wps:txbx>
                                <wps:bodyPr rot="0" vert="horz" wrap="square" lIns="91440" tIns="45720" rIns="91440" bIns="45720" anchor="t" anchorCtr="0" upright="1">
                                  <a:noAutofit/>
                                </wps:bodyPr>
                              </wps:wsp>
                              <wps:wsp>
                                <wps:cNvPr id="31" name="AutoShape 7"/>
                                <wps:cNvSpPr>
                                  <a:spLocks noChangeArrowheads="1"/>
                                </wps:cNvSpPr>
                                <wps:spPr bwMode="auto">
                                  <a:xfrm>
                                    <a:off x="2155" y="9699"/>
                                    <a:ext cx="2096" cy="5254"/>
                                  </a:xfrm>
                                  <a:prstGeom prst="can">
                                    <a:avLst>
                                      <a:gd name="adj" fmla="val 25856"/>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8"/>
                                <wps:cNvSpPr>
                                  <a:spLocks noChangeArrowheads="1"/>
                                </wps:cNvSpPr>
                                <wps:spPr bwMode="auto">
                                  <a:xfrm>
                                    <a:off x="2408" y="10414"/>
                                    <a:ext cx="1532" cy="576"/>
                                  </a:xfrm>
                                  <a:prstGeom prst="parallelogram">
                                    <a:avLst>
                                      <a:gd name="adj" fmla="val 29836"/>
                                    </a:avLst>
                                  </a:prstGeom>
                                  <a:solidFill>
                                    <a:srgbClr val="FFFFFF"/>
                                  </a:solidFill>
                                  <a:ln w="9525">
                                    <a:solidFill>
                                      <a:srgbClr val="000000"/>
                                    </a:solidFill>
                                    <a:miter lim="800000"/>
                                    <a:headEnd/>
                                    <a:tailEnd/>
                                  </a:ln>
                                </wps:spPr>
                                <wps:txbx>
                                  <w:txbxContent>
                                    <w:p w14:paraId="407473BD" w14:textId="77777777" w:rsidR="004B2863" w:rsidRPr="004B2863" w:rsidRDefault="004B2863">
                                      <w:pPr>
                                        <w:ind w:firstLine="0"/>
                                        <w:jc w:val="center"/>
                                        <w:rPr>
                                          <w:sz w:val="16"/>
                                          <w:szCs w:val="16"/>
                                          <w:rPrChange w:id="400" w:author="Nikolai Yu. Zolotykh" w:date="2016-11-12T22:23:00Z">
                                            <w:rPr/>
                                          </w:rPrChange>
                                        </w:rPr>
                                        <w:pPrChange w:id="401" w:author="Nikolai Yu. Zolotykh" w:date="2016-11-12T22:29:00Z">
                                          <w:pPr/>
                                        </w:pPrChange>
                                      </w:pPr>
                                      <w:ins w:id="402" w:author="Nikolai Yu. Zolotykh" w:date="2016-11-12T22:20:00Z">
                                        <w:r w:rsidRPr="004B2863">
                                          <w:rPr>
                                            <w:sz w:val="16"/>
                                            <w:szCs w:val="16"/>
                                            <w:rPrChange w:id="403" w:author="Nikolai Yu. Zolotykh" w:date="2016-11-12T22:23:00Z">
                                              <w:rPr/>
                                            </w:rPrChange>
                                          </w:rPr>
                                          <w:t>Сигнал ЭКГ</w:t>
                                        </w:r>
                                      </w:ins>
                                    </w:p>
                                  </w:txbxContent>
                                </wps:txbx>
                                <wps:bodyPr rot="0" vert="horz" wrap="square" lIns="46800" tIns="45720" rIns="46800" bIns="45720" anchor="ctr" anchorCtr="0" upright="1">
                                  <a:noAutofit/>
                                </wps:bodyPr>
                              </wps:wsp>
                              <wps:wsp>
                                <wps:cNvPr id="33" name="AutoShape 13"/>
                                <wps:cNvSpPr>
                                  <a:spLocks noChangeArrowheads="1"/>
                                </wps:cNvSpPr>
                                <wps:spPr bwMode="auto">
                                  <a:xfrm>
                                    <a:off x="2408" y="11225"/>
                                    <a:ext cx="1474" cy="674"/>
                                  </a:xfrm>
                                  <a:prstGeom prst="parallelogram">
                                    <a:avLst>
                                      <a:gd name="adj" fmla="val 24532"/>
                                    </a:avLst>
                                  </a:prstGeom>
                                  <a:solidFill>
                                    <a:srgbClr val="FFFFFF"/>
                                  </a:solidFill>
                                  <a:ln w="9525">
                                    <a:solidFill>
                                      <a:srgbClr val="000000"/>
                                    </a:solidFill>
                                    <a:miter lim="800000"/>
                                    <a:headEnd/>
                                    <a:tailEnd/>
                                  </a:ln>
                                </wps:spPr>
                                <wps:txbx>
                                  <w:txbxContent>
                                    <w:p w14:paraId="744625F3" w14:textId="77777777" w:rsidR="004B2863" w:rsidRPr="004B2863" w:rsidRDefault="004B2863">
                                      <w:pPr>
                                        <w:ind w:firstLine="0"/>
                                        <w:jc w:val="center"/>
                                        <w:rPr>
                                          <w:sz w:val="16"/>
                                          <w:szCs w:val="16"/>
                                          <w:rPrChange w:id="404" w:author="Nikolai Yu. Zolotykh" w:date="2016-11-12T22:23:00Z">
                                            <w:rPr/>
                                          </w:rPrChange>
                                        </w:rPr>
                                        <w:pPrChange w:id="405" w:author="Nikolai Yu. Zolotykh" w:date="2016-11-12T22:25:00Z">
                                          <w:pPr/>
                                        </w:pPrChange>
                                      </w:pPr>
                                      <w:ins w:id="406" w:author="Nikolai Yu. Zolotykh" w:date="2016-11-12T22:24:00Z">
                                        <w:r>
                                          <w:rPr>
                                            <w:sz w:val="16"/>
                                            <w:szCs w:val="16"/>
                                          </w:rPr>
                                          <w:t>Параметры сигнала ЭКГ</w:t>
                                        </w:r>
                                      </w:ins>
                                    </w:p>
                                  </w:txbxContent>
                                </wps:txbx>
                                <wps:bodyPr rot="0" vert="horz" wrap="square" lIns="18000" tIns="18000" rIns="18000" bIns="18000" anchor="ctr" anchorCtr="0" upright="1">
                                  <a:noAutofit/>
                                </wps:bodyPr>
                              </wps:wsp>
                              <wps:wsp>
                                <wps:cNvPr id="34" name="AutoShape 14"/>
                                <wps:cNvSpPr>
                                  <a:spLocks noChangeArrowheads="1"/>
                                </wps:cNvSpPr>
                                <wps:spPr bwMode="auto">
                                  <a:xfrm>
                                    <a:off x="2408" y="12119"/>
                                    <a:ext cx="1532" cy="674"/>
                                  </a:xfrm>
                                  <a:prstGeom prst="parallelogram">
                                    <a:avLst>
                                      <a:gd name="adj" fmla="val 25498"/>
                                    </a:avLst>
                                  </a:prstGeom>
                                  <a:solidFill>
                                    <a:srgbClr val="FFFFFF"/>
                                  </a:solidFill>
                                  <a:ln w="9525">
                                    <a:solidFill>
                                      <a:srgbClr val="000000"/>
                                    </a:solidFill>
                                    <a:miter lim="800000"/>
                                    <a:headEnd/>
                                    <a:tailEnd/>
                                  </a:ln>
                                </wps:spPr>
                                <wps:txbx>
                                  <w:txbxContent>
                                    <w:p w14:paraId="7EA36CEA" w14:textId="77777777" w:rsidR="004B2863" w:rsidRPr="004B2863" w:rsidRDefault="004B2863">
                                      <w:pPr>
                                        <w:ind w:firstLine="0"/>
                                        <w:jc w:val="center"/>
                                        <w:rPr>
                                          <w:sz w:val="16"/>
                                          <w:szCs w:val="16"/>
                                          <w:rPrChange w:id="407" w:author="Nikolai Yu. Zolotykh" w:date="2016-11-12T22:23:00Z">
                                            <w:rPr/>
                                          </w:rPrChange>
                                        </w:rPr>
                                        <w:pPrChange w:id="408" w:author="Nikolai Yu. Zolotykh" w:date="2016-11-12T22:25:00Z">
                                          <w:pPr/>
                                        </w:pPrChange>
                                      </w:pPr>
                                      <w:ins w:id="409" w:author="Nikolai Yu. Zolotykh" w:date="2016-11-12T22:25:00Z">
                                        <w:r>
                                          <w:rPr>
                                            <w:sz w:val="16"/>
                                            <w:szCs w:val="16"/>
                                          </w:rPr>
                                          <w:t>Данные о пациенте</w:t>
                                        </w:r>
                                      </w:ins>
                                    </w:p>
                                  </w:txbxContent>
                                </wps:txbx>
                                <wps:bodyPr rot="0" vert="horz" wrap="square" lIns="18000" tIns="18000" rIns="18000" bIns="18000" anchor="ctr" anchorCtr="0" upright="1">
                                  <a:noAutofit/>
                                </wps:bodyPr>
                              </wps:wsp>
                              <wps:wsp>
                                <wps:cNvPr id="35" name="AutoShape 15"/>
                                <wps:cNvSpPr>
                                  <a:spLocks noChangeArrowheads="1"/>
                                </wps:cNvSpPr>
                                <wps:spPr bwMode="auto">
                                  <a:xfrm>
                                    <a:off x="2408" y="13017"/>
                                    <a:ext cx="1650" cy="674"/>
                                  </a:xfrm>
                                  <a:prstGeom prst="parallelogram">
                                    <a:avLst>
                                      <a:gd name="adj" fmla="val 27461"/>
                                    </a:avLst>
                                  </a:prstGeom>
                                  <a:solidFill>
                                    <a:srgbClr val="FFFFFF"/>
                                  </a:solidFill>
                                  <a:ln w="9525">
                                    <a:solidFill>
                                      <a:srgbClr val="000000"/>
                                    </a:solidFill>
                                    <a:miter lim="800000"/>
                                    <a:headEnd/>
                                    <a:tailEnd/>
                                  </a:ln>
                                </wps:spPr>
                                <wps:txbx>
                                  <w:txbxContent>
                                    <w:p w14:paraId="452B98D0" w14:textId="77777777" w:rsidR="004B2863" w:rsidRPr="004B2863" w:rsidRDefault="004B2863">
                                      <w:pPr>
                                        <w:ind w:firstLine="0"/>
                                        <w:jc w:val="center"/>
                                        <w:rPr>
                                          <w:sz w:val="16"/>
                                          <w:szCs w:val="16"/>
                                          <w:rPrChange w:id="410" w:author="Nikolai Yu. Zolotykh" w:date="2016-11-12T22:23:00Z">
                                            <w:rPr/>
                                          </w:rPrChange>
                                        </w:rPr>
                                        <w:pPrChange w:id="411" w:author="Nikolai Yu. Zolotykh" w:date="2016-11-12T22:25:00Z">
                                          <w:pPr/>
                                        </w:pPrChange>
                                      </w:pPr>
                                      <w:ins w:id="412" w:author="Nikolai Yu. Zolotykh" w:date="2016-11-12T22:25:00Z">
                                        <w:r>
                                          <w:rPr>
                                            <w:sz w:val="16"/>
                                            <w:szCs w:val="16"/>
                                          </w:rPr>
                                          <w:t xml:space="preserve">Информация </w:t>
                                        </w:r>
                                      </w:ins>
                                      <w:ins w:id="413" w:author="Nikolai Yu. Zolotykh" w:date="2016-11-12T22:26:00Z">
                                        <w:r>
                                          <w:rPr>
                                            <w:sz w:val="16"/>
                                            <w:szCs w:val="16"/>
                                          </w:rPr>
                                          <w:t>о</w:t>
                                        </w:r>
                                      </w:ins>
                                      <w:ins w:id="414" w:author="Nikolai Yu. Zolotykh" w:date="2016-11-12T22:34:00Z">
                                        <w:r w:rsidR="00230753">
                                          <w:rPr>
                                            <w:sz w:val="16"/>
                                            <w:szCs w:val="16"/>
                                          </w:rPr>
                                          <w:t>б обследовании</w:t>
                                        </w:r>
                                      </w:ins>
                                    </w:p>
                                  </w:txbxContent>
                                </wps:txbx>
                                <wps:bodyPr rot="0" vert="horz" wrap="square" lIns="18000" tIns="18000" rIns="18000" bIns="18000" anchor="ctr" anchorCtr="0" upright="1">
                                  <a:noAutofit/>
                                </wps:bodyPr>
                              </wps:wsp>
                              <wps:wsp>
                                <wps:cNvPr id="36" name="AutoShape 16"/>
                                <wps:cNvSpPr>
                                  <a:spLocks noChangeArrowheads="1"/>
                                </wps:cNvSpPr>
                                <wps:spPr bwMode="auto">
                                  <a:xfrm>
                                    <a:off x="2408" y="13904"/>
                                    <a:ext cx="1650" cy="674"/>
                                  </a:xfrm>
                                  <a:prstGeom prst="parallelogram">
                                    <a:avLst>
                                      <a:gd name="adj" fmla="val 27461"/>
                                    </a:avLst>
                                  </a:prstGeom>
                                  <a:solidFill>
                                    <a:srgbClr val="FFFFFF"/>
                                  </a:solidFill>
                                  <a:ln w="9525">
                                    <a:solidFill>
                                      <a:srgbClr val="000000"/>
                                    </a:solidFill>
                                    <a:miter lim="800000"/>
                                    <a:headEnd/>
                                    <a:tailEnd/>
                                  </a:ln>
                                </wps:spPr>
                                <wps:txbx>
                                  <w:txbxContent>
                                    <w:p w14:paraId="68EB8E5B" w14:textId="77777777" w:rsidR="00230753" w:rsidRPr="004B2863" w:rsidRDefault="00230753">
                                      <w:pPr>
                                        <w:ind w:firstLine="0"/>
                                        <w:jc w:val="center"/>
                                        <w:rPr>
                                          <w:sz w:val="16"/>
                                          <w:szCs w:val="16"/>
                                          <w:rPrChange w:id="415" w:author="Nikolai Yu. Zolotykh" w:date="2016-11-12T22:23:00Z">
                                            <w:rPr/>
                                          </w:rPrChange>
                                        </w:rPr>
                                        <w:pPrChange w:id="416" w:author="Nikolai Yu. Zolotykh" w:date="2016-11-12T22:25:00Z">
                                          <w:pPr/>
                                        </w:pPrChange>
                                      </w:pPr>
                                      <w:ins w:id="417" w:author="Nikolai Yu. Zolotykh" w:date="2016-11-12T22:26:00Z">
                                        <w:r>
                                          <w:rPr>
                                            <w:sz w:val="16"/>
                                            <w:szCs w:val="16"/>
                                          </w:rPr>
                                          <w:t>Заключение врача</w:t>
                                        </w:r>
                                      </w:ins>
                                    </w:p>
                                  </w:txbxContent>
                                </wps:txbx>
                                <wps:bodyPr rot="0" vert="horz" wrap="square" lIns="18000" tIns="18000" rIns="18000" bIns="180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7A2BB" id="Group 24" o:spid="_x0000_s1030" style="position:absolute;left:0;text-align:left;margin-left:-38.25pt;margin-top:5.4pt;width:131.3pt;height:293.15pt;z-index:251665408" coordorigin="1924,9286" coordsize="2592,5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">
                        <v:rect id="Rectangle 6" o:spid="_x0000_s1031" style="position:absolute;left:1924;top:9286;width:2592;height:5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14:paraId="2392FD20" w14:textId="77777777" w:rsidR="00230753" w:rsidRPr="00230753" w:rsidRDefault="00230753">
                                <w:pPr>
                                  <w:ind w:firstLine="0"/>
                                  <w:rPr>
                                    <w:sz w:val="18"/>
                                    <w:szCs w:val="18"/>
                                    <w:rPrChange w:id="418" w:author="Nikolai Yu. Zolotykh" w:date="2016-11-12T22:27:00Z">
                                      <w:rPr/>
                                    </w:rPrChange>
                                  </w:rPr>
                                  <w:pPrChange w:id="419" w:author="Nikolai Yu. Zolotykh" w:date="2016-11-12T22:27:00Z">
                                    <w:pPr/>
                                  </w:pPrChange>
                                </w:pPr>
                                <w:ins w:id="420" w:author="Nikolai Yu. Zolotykh" w:date="2016-11-12T22:26:00Z">
                                  <w:r w:rsidRPr="00230753">
                                    <w:rPr>
                                      <w:sz w:val="18"/>
                                      <w:szCs w:val="18"/>
                                      <w:rPrChange w:id="421" w:author="Nikolai Yu. Zolotykh" w:date="2016-11-12T22:27:00Z">
                                        <w:rPr/>
                                      </w:rPrChange>
                                    </w:rPr>
                                    <w:t>Вх</w:t>
                                  </w:r>
                                </w:ins>
                                <w:ins w:id="422" w:author="Nikolai Yu. Zolotykh" w:date="2016-11-12T22:27:00Z">
                                  <w:r w:rsidRPr="00230753">
                                    <w:rPr>
                                      <w:sz w:val="18"/>
                                      <w:szCs w:val="18"/>
                                      <w:rPrChange w:id="423" w:author="Nikolai Yu. Zolotykh" w:date="2016-11-12T22:27:00Z">
                                        <w:rPr/>
                                      </w:rPrChange>
                                    </w:rPr>
                                    <w:t>од</w:t>
                                  </w:r>
                                </w:ins>
                              </w:p>
                            </w:txbxContent>
                          </v:textbox>
                        </v:rect>
                        <v:shape id="AutoShape 7" o:spid="_x0000_s1032" type="#_x0000_t22" style="position:absolute;left:2155;top:9699;width:2096;height:5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VN8YA&#10;AADbAAAADwAAAGRycy9kb3ducmV2LnhtbESPQWvCQBSE74X+h+UVeqsbFURTV9FqiyDY1rQ9v2Zf&#10;N6HZtyG7TeK/7wqCx2FmvmHmy95WoqXGl44VDAcJCOLc6ZKNgo/s+WEKwgdkjZVjUnAiD8vF7c0c&#10;U+06fqf2GIyIEPYpKihCqFMpfV6QRT9wNXH0flxjMUTZGKkb7CLcVnKUJBNpseS4UGBNTwXlv8c/&#10;q+BlvX5dzQ6HfbvZfmXZ5/fb1HRGqfu7fvUIIlAfruFLe6cVjIdw/hJ/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rVN8YAAADbAAAADwAAAAAAAAAAAAAAAACYAgAAZHJz&#10;L2Rvd25yZXYueG1sUEsFBgAAAAAEAAQA9QAAAIsDAAAAAA==&#10;" adj="2228"/>
                        <v:shape id="AutoShape 8" o:spid="_x0000_s1033" type="#_x0000_t7" style="position:absolute;left:2408;top:10414;width:1532;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OpTsMA&#10;AADbAAAADwAAAGRycy9kb3ducmV2LnhtbESP3WrCQBSE7wXfYTlC73STFIpEVwm2hUIpYhSvD9lj&#10;EsyeDdltft6+WxC8HGbmG2a7H00jeupcbVlBvIpAEBdW11wquJw/l2sQziNrbCyTgokc7Hfz2RZT&#10;bQc+UZ/7UgQIuxQVVN63qZSuqMigW9mWOHg32xn0QXal1B0OAW4amUTRmzRYc1iosKVDRcU9/zUK&#10;9F3GP9dT/+Hfv6eL7CnTx2ZQ6mUxZhsQnkb/DD/aX1rBawL/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OpTsMAAADbAAAADwAAAAAAAAAAAAAAAACYAgAAZHJzL2Rv&#10;d25yZXYueG1sUEsFBgAAAAAEAAQA9QAAAIgDAAAAAA==&#10;" adj="2423">
                          <v:textbox inset="1.3mm,,1.3mm">
                            <w:txbxContent>
                              <w:p w14:paraId="407473BD" w14:textId="77777777" w:rsidR="004B2863" w:rsidRPr="004B2863" w:rsidRDefault="004B2863">
                                <w:pPr>
                                  <w:ind w:firstLine="0"/>
                                  <w:jc w:val="center"/>
                                  <w:rPr>
                                    <w:sz w:val="16"/>
                                    <w:szCs w:val="16"/>
                                    <w:rPrChange w:id="424" w:author="Nikolai Yu. Zolotykh" w:date="2016-11-12T22:23:00Z">
                                      <w:rPr/>
                                    </w:rPrChange>
                                  </w:rPr>
                                  <w:pPrChange w:id="425" w:author="Nikolai Yu. Zolotykh" w:date="2016-11-12T22:29:00Z">
                                    <w:pPr/>
                                  </w:pPrChange>
                                </w:pPr>
                                <w:ins w:id="426" w:author="Nikolai Yu. Zolotykh" w:date="2016-11-12T22:20:00Z">
                                  <w:r w:rsidRPr="004B2863">
                                    <w:rPr>
                                      <w:sz w:val="16"/>
                                      <w:szCs w:val="16"/>
                                      <w:rPrChange w:id="427" w:author="Nikolai Yu. Zolotykh" w:date="2016-11-12T22:23:00Z">
                                        <w:rPr/>
                                      </w:rPrChange>
                                    </w:rPr>
                                    <w:t>Сигнал ЭКГ</w:t>
                                  </w:r>
                                </w:ins>
                              </w:p>
                            </w:txbxContent>
                          </v:textbox>
                        </v:shape>
                        <v:shape id="AutoShape 13" o:spid="_x0000_s1034" type="#_x0000_t7" style="position:absolute;left:2408;top:11225;width:1474;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DK8YA&#10;AADbAAAADwAAAGRycy9kb3ducmV2LnhtbESPT2vCQBTE7wW/w/IKvRTd2IC00U0QodUWe/AP6PGZ&#10;fU2i2bchu2r67d2C0OMw85thJllnanGh1lWWFQwHEQji3OqKCwXbzXv/FYTzyBpry6Tglxxkae9h&#10;gom2V17RZe0LEUrYJaig9L5JpHR5SQbdwDbEwfuxrUEfZFtI3eI1lJtavkTRSBqsOCyU2NCspPy0&#10;PhsF8f4j//z+mnO8XB3Oz5vjrtFvc6WeHrvpGISnzv+H7/RCBy6Gvy/hB8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JDK8YAAADbAAAADwAAAAAAAAAAAAAAAACYAgAAZHJz&#10;L2Rvd25yZXYueG1sUEsFBgAAAAAEAAQA9QAAAIsDAAAAAA==&#10;" adj="2423">
                          <v:textbox inset=".5mm,.5mm,.5mm,.5mm">
                            <w:txbxContent>
                              <w:p w14:paraId="744625F3" w14:textId="77777777" w:rsidR="004B2863" w:rsidRPr="004B2863" w:rsidRDefault="004B2863">
                                <w:pPr>
                                  <w:ind w:firstLine="0"/>
                                  <w:jc w:val="center"/>
                                  <w:rPr>
                                    <w:sz w:val="16"/>
                                    <w:szCs w:val="16"/>
                                    <w:rPrChange w:id="428" w:author="Nikolai Yu. Zolotykh" w:date="2016-11-12T22:23:00Z">
                                      <w:rPr/>
                                    </w:rPrChange>
                                  </w:rPr>
                                  <w:pPrChange w:id="429" w:author="Nikolai Yu. Zolotykh" w:date="2016-11-12T22:25:00Z">
                                    <w:pPr/>
                                  </w:pPrChange>
                                </w:pPr>
                                <w:ins w:id="430" w:author="Nikolai Yu. Zolotykh" w:date="2016-11-12T22:24:00Z">
                                  <w:r>
                                    <w:rPr>
                                      <w:sz w:val="16"/>
                                      <w:szCs w:val="16"/>
                                    </w:rPr>
                                    <w:t>Параметры сигнала ЭКГ</w:t>
                                  </w:r>
                                </w:ins>
                              </w:p>
                            </w:txbxContent>
                          </v:textbox>
                        </v:shape>
                        <v:shape id="AutoShape 14" o:spid="_x0000_s1035" type="#_x0000_t7" style="position:absolute;left:2408;top:12119;width:1532;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bX8YA&#10;AADbAAAADwAAAGRycy9kb3ducmV2LnhtbESPW2vCQBSE3wX/w3IEX4puWqVo6ipSqJfSPngBfTzN&#10;HpNo9mzIrhr/vSsUfBxmvhlmNKlNIS5UudyygtduBII4sTrnVMF289UZgHAeWWNhmRTcyMFk3GyM&#10;MNb2yiu6rH0qQgm7GBVk3pexlC7JyKDr2pI4eAdbGfRBVqnUFV5DuSnkWxS9S4M5h4UMS/rMKDmt&#10;z0ZBbz9Llr/fc+79rP7OL5vjrtTDuVLtVj39AOGp9s/wP73QgevD40v4AX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vbX8YAAADbAAAADwAAAAAAAAAAAAAAAACYAgAAZHJz&#10;L2Rvd25yZXYueG1sUEsFBgAAAAAEAAQA9QAAAIsDAAAAAA==&#10;" adj="2423">
                          <v:textbox inset=".5mm,.5mm,.5mm,.5mm">
                            <w:txbxContent>
                              <w:p w14:paraId="7EA36CEA" w14:textId="77777777" w:rsidR="004B2863" w:rsidRPr="004B2863" w:rsidRDefault="004B2863">
                                <w:pPr>
                                  <w:ind w:firstLine="0"/>
                                  <w:jc w:val="center"/>
                                  <w:rPr>
                                    <w:sz w:val="16"/>
                                    <w:szCs w:val="16"/>
                                    <w:rPrChange w:id="431" w:author="Nikolai Yu. Zolotykh" w:date="2016-11-12T22:23:00Z">
                                      <w:rPr/>
                                    </w:rPrChange>
                                  </w:rPr>
                                  <w:pPrChange w:id="432" w:author="Nikolai Yu. Zolotykh" w:date="2016-11-12T22:25:00Z">
                                    <w:pPr/>
                                  </w:pPrChange>
                                </w:pPr>
                                <w:ins w:id="433" w:author="Nikolai Yu. Zolotykh" w:date="2016-11-12T22:25:00Z">
                                  <w:r>
                                    <w:rPr>
                                      <w:sz w:val="16"/>
                                      <w:szCs w:val="16"/>
                                    </w:rPr>
                                    <w:t>Данные о пациенте</w:t>
                                  </w:r>
                                </w:ins>
                              </w:p>
                            </w:txbxContent>
                          </v:textbox>
                        </v:shape>
                        <v:shape id="AutoShape 15" o:spid="_x0000_s1036" type="#_x0000_t7" style="position:absolute;left:2408;top:13017;width:1650;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xMYA&#10;AADbAAAADwAAAGRycy9kb3ducmV2LnhtbESPW2vCQBSE3wX/w3IEX4puWrFo6ipSqJfSPngBfTzN&#10;HpNo9mzIrhr/vSsUfBxmvhlmNKlNIS5UudyygtduBII4sTrnVMF289UZgHAeWWNhmRTcyMFk3GyM&#10;MNb2yiu6rH0qQgm7GBVk3pexlC7JyKDr2pI4eAdbGfRBVqnUFV5DuSnkWxS9S4M5h4UMS/rMKDmt&#10;z0ZBbz9Llr/fc+79rP7OL5vjrtTDuVLtVj39AOGp9s/wP73QgevD40v4AX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d+xMYAAADbAAAADwAAAAAAAAAAAAAAAACYAgAAZHJz&#10;L2Rvd25yZXYueG1sUEsFBgAAAAAEAAQA9QAAAIsDAAAAAA==&#10;" adj="2423">
                          <v:textbox inset=".5mm,.5mm,.5mm,.5mm">
                            <w:txbxContent>
                              <w:p w14:paraId="452B98D0" w14:textId="77777777" w:rsidR="004B2863" w:rsidRPr="004B2863" w:rsidRDefault="004B2863">
                                <w:pPr>
                                  <w:ind w:firstLine="0"/>
                                  <w:jc w:val="center"/>
                                  <w:rPr>
                                    <w:sz w:val="16"/>
                                    <w:szCs w:val="16"/>
                                    <w:rPrChange w:id="434" w:author="Nikolai Yu. Zolotykh" w:date="2016-11-12T22:23:00Z">
                                      <w:rPr/>
                                    </w:rPrChange>
                                  </w:rPr>
                                  <w:pPrChange w:id="435" w:author="Nikolai Yu. Zolotykh" w:date="2016-11-12T22:25:00Z">
                                    <w:pPr/>
                                  </w:pPrChange>
                                </w:pPr>
                                <w:ins w:id="436" w:author="Nikolai Yu. Zolotykh" w:date="2016-11-12T22:25:00Z">
                                  <w:r>
                                    <w:rPr>
                                      <w:sz w:val="16"/>
                                      <w:szCs w:val="16"/>
                                    </w:rPr>
                                    <w:t xml:space="preserve">Информация </w:t>
                                  </w:r>
                                </w:ins>
                                <w:ins w:id="437" w:author="Nikolai Yu. Zolotykh" w:date="2016-11-12T22:26:00Z">
                                  <w:r>
                                    <w:rPr>
                                      <w:sz w:val="16"/>
                                      <w:szCs w:val="16"/>
                                    </w:rPr>
                                    <w:t>о</w:t>
                                  </w:r>
                                </w:ins>
                                <w:ins w:id="438" w:author="Nikolai Yu. Zolotykh" w:date="2016-11-12T22:34:00Z">
                                  <w:r w:rsidR="00230753">
                                    <w:rPr>
                                      <w:sz w:val="16"/>
                                      <w:szCs w:val="16"/>
                                    </w:rPr>
                                    <w:t>б обследовании</w:t>
                                  </w:r>
                                </w:ins>
                              </w:p>
                            </w:txbxContent>
                          </v:textbox>
                        </v:shape>
                        <v:shape id="AutoShape 16" o:spid="_x0000_s1037" type="#_x0000_t7" style="position:absolute;left:2408;top:13904;width:1650;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s8YA&#10;AADbAAAADwAAAGRycy9kb3ducmV2LnhtbESPW2vCQBSE3wv+h+UIvpS6qYK0aTZShHpDH7yAfTzN&#10;niap2bMhu2r8964g9HGY+WaYZNyaSpypcaVlBa/9CARxZnXJuYL97uvlDYTzyBory6TgSg7Gaecp&#10;wVjbC2/ovPW5CCXsYlRQeF/HUrqsIIOub2vi4P3axqAPssmlbvASyk0lB1E0kgZLDgsF1jQpKDtu&#10;T0bB8HuaLdbLGQ9Xm5/T8+7vUOv3mVK9bvv5AcJT6//DD3quAzeC+5fwA2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gs8YAAADbAAAADwAAAAAAAAAAAAAAAACYAgAAZHJz&#10;L2Rvd25yZXYueG1sUEsFBgAAAAAEAAQA9QAAAIsDAAAAAA==&#10;" adj="2423">
                          <v:textbox inset=".5mm,.5mm,.5mm,.5mm">
                            <w:txbxContent>
                              <w:p w14:paraId="68EB8E5B" w14:textId="77777777" w:rsidR="00230753" w:rsidRPr="004B2863" w:rsidRDefault="00230753">
                                <w:pPr>
                                  <w:ind w:firstLine="0"/>
                                  <w:jc w:val="center"/>
                                  <w:rPr>
                                    <w:sz w:val="16"/>
                                    <w:szCs w:val="16"/>
                                    <w:rPrChange w:id="439" w:author="Nikolai Yu. Zolotykh" w:date="2016-11-12T22:23:00Z">
                                      <w:rPr/>
                                    </w:rPrChange>
                                  </w:rPr>
                                  <w:pPrChange w:id="440" w:author="Nikolai Yu. Zolotykh" w:date="2016-11-12T22:25:00Z">
                                    <w:pPr/>
                                  </w:pPrChange>
                                </w:pPr>
                                <w:ins w:id="441" w:author="Nikolai Yu. Zolotykh" w:date="2016-11-12T22:26:00Z">
                                  <w:r>
                                    <w:rPr>
                                      <w:sz w:val="16"/>
                                      <w:szCs w:val="16"/>
                                    </w:rPr>
                                    <w:t>Заключение врача</w:t>
                                  </w:r>
                                </w:ins>
                              </w:p>
                            </w:txbxContent>
                          </v:textbox>
                        </v:shape>
                      </v:group>
                    </w:pict>
                  </mc:Fallback>
                </mc:AlternateContent>
              </w:r>
              <w:r>
                <w:rPr>
                  <w:noProof/>
                  <w:lang w:eastAsia="ru-RU"/>
                </w:rPr>
                <mc:AlternateContent>
                  <mc:Choice Requires="wpg">
                    <w:drawing>
                      <wp:anchor distT="0" distB="0" distL="114300" distR="114300" simplePos="0" relativeHeight="251678720" behindDoc="0" locked="0" layoutInCell="1" allowOverlap="1" wp14:anchorId="5A1AA04C" wp14:editId="61DBC6B3">
                        <wp:simplePos x="0" y="0"/>
                        <wp:positionH relativeFrom="column">
                          <wp:posOffset>2312035</wp:posOffset>
                        </wp:positionH>
                        <wp:positionV relativeFrom="paragraph">
                          <wp:posOffset>74295</wp:posOffset>
                        </wp:positionV>
                        <wp:extent cx="998220" cy="984250"/>
                        <wp:effectExtent l="6985" t="7620" r="13970" b="8255"/>
                        <wp:wrapNone/>
                        <wp:docPr id="2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8220" cy="984250"/>
                                  <a:chOff x="4142" y="9440"/>
                                  <a:chExt cx="1572" cy="1550"/>
                                </a:xfrm>
                              </wpg:grpSpPr>
                              <wps:wsp>
                                <wps:cNvPr id="27" name="AutoShape 31"/>
                                <wps:cNvSpPr>
                                  <a:spLocks noChangeArrowheads="1"/>
                                </wps:cNvSpPr>
                                <wps:spPr bwMode="auto">
                                  <a:xfrm>
                                    <a:off x="4142" y="9440"/>
                                    <a:ext cx="1572" cy="1550"/>
                                  </a:xfrm>
                                  <a:prstGeom prst="can">
                                    <a:avLst>
                                      <a:gd name="adj" fmla="val 2513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AutoShape 32"/>
                                <wps:cNvSpPr>
                                  <a:spLocks noChangeArrowheads="1"/>
                                </wps:cNvSpPr>
                                <wps:spPr bwMode="auto">
                                  <a:xfrm>
                                    <a:off x="4226" y="9976"/>
                                    <a:ext cx="1426" cy="830"/>
                                  </a:xfrm>
                                  <a:prstGeom prst="parallelogram">
                                    <a:avLst>
                                      <a:gd name="adj" fmla="val 19273"/>
                                    </a:avLst>
                                  </a:prstGeom>
                                  <a:solidFill>
                                    <a:srgbClr val="FFFFFF"/>
                                  </a:solidFill>
                                  <a:ln w="9525">
                                    <a:solidFill>
                                      <a:srgbClr val="000000"/>
                                    </a:solidFill>
                                    <a:miter lim="800000"/>
                                    <a:headEnd/>
                                    <a:tailEnd/>
                                  </a:ln>
                                </wps:spPr>
                                <wps:txbx>
                                  <w:txbxContent>
                                    <w:p w14:paraId="200F8FEC" w14:textId="77777777" w:rsidR="00230753" w:rsidRPr="004B2863" w:rsidRDefault="00230753">
                                      <w:pPr>
                                        <w:ind w:firstLine="0"/>
                                        <w:jc w:val="center"/>
                                        <w:rPr>
                                          <w:sz w:val="16"/>
                                          <w:szCs w:val="16"/>
                                          <w:rPrChange w:id="442" w:author="Nikolai Yu. Zolotykh" w:date="2016-11-12T22:23:00Z">
                                            <w:rPr/>
                                          </w:rPrChange>
                                        </w:rPr>
                                        <w:pPrChange w:id="443" w:author="Nikolai Yu. Zolotykh" w:date="2016-11-12T22:29:00Z">
                                          <w:pPr/>
                                        </w:pPrChange>
                                      </w:pPr>
                                      <w:ins w:id="444" w:author="Nikolai Yu. Zolotykh" w:date="2016-11-12T22:35:00Z">
                                        <w:r>
                                          <w:rPr>
                                            <w:sz w:val="16"/>
                                            <w:szCs w:val="16"/>
                                          </w:rPr>
                                          <w:t>Файлы сегментации</w:t>
                                        </w:r>
                                      </w:ins>
                                      <w:ins w:id="445" w:author="Nikolai Yu. Zolotykh" w:date="2016-11-12T22:31:00Z">
                                        <w:r>
                                          <w:rPr>
                                            <w:sz w:val="16"/>
                                            <w:szCs w:val="16"/>
                                          </w:rPr>
                                          <w:t>П</w:t>
                                        </w:r>
                                      </w:ins>
                                      <w:ins w:id="446" w:author="Nikolai Yu. Zolotykh" w:date="2016-11-12T22:32:00Z">
                                        <w:r>
                                          <w:rPr>
                                            <w:sz w:val="16"/>
                                            <w:szCs w:val="16"/>
                                          </w:rPr>
                                          <w:t>ризнаки</w:t>
                                        </w:r>
                                      </w:ins>
                                    </w:p>
                                  </w:txbxContent>
                                </wps:txbx>
                                <wps:bodyPr rot="0" vert="horz" wrap="square" lIns="46800" tIns="45720" rIns="468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AA04C" id="Group 33" o:spid="_x0000_s1038" style="position:absolute;left:0;text-align:left;margin-left:182.05pt;margin-top:5.85pt;width:78.6pt;height:77.5pt;z-index:251678720" coordorigin="4142,9440" coordsize="1572,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">
                        <v:shape id="AutoShape 31" o:spid="_x0000_s1039" type="#_x0000_t22" style="position:absolute;left:4142;top:9440;width:1572;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PCMEA&#10;AADbAAAADwAAAGRycy9kb3ducmV2LnhtbESP0YrCMBRE3xf8h3CFfVtTRbRWo4giLPu20Q+4NNe2&#10;2NzUJNbu328WhH0cZuYMs9kNthU9+dA4VjCdZCCIS2carhRczqePHESIyAZbx6TghwLstqO3DRbG&#10;Pfmbeh0rkSAcClRQx9gVUoayJoth4jri5F2dtxiT9JU0Hp8Jbls5y7KFtNhwWqixo0NN5U0/rIK7&#10;tl/X7hBsPl9WOj/2xt/0Sqn38bBfg4g0xP/wq/1pFMyW8Pc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jwjBAAAA2wAAAA8AAAAAAAAAAAAAAAAAmAIAAGRycy9kb3du&#10;cmV2LnhtbFBLBQYAAAAABAAEAPUAAACGAwAAAAA=&#10;" adj="5429"/>
                        <v:shape id="AutoShape 32" o:spid="_x0000_s1040" type="#_x0000_t7" style="position:absolute;left:4226;top:9976;width:1426;height: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IebwA&#10;AADbAAAADwAAAGRycy9kb3ducmV2LnhtbERPSwrCMBDdC94hjOBOU12IVKOIHxBERC2uh2Zsi82k&#10;NLGttzcLweXj/ZfrzpSiodoVlhVMxhEI4tTqgjMFyf0wmoNwHlljaZkUfMjBetXvLTHWtuUrNTef&#10;iRDCLkYFufdVLKVLczLoxrYiDtzT1gZ9gHUmdY1tCDelnEbRTBosODTkWNE2p/R1exsF+iUn58e1&#10;2fvd6ZPIhjb6UrZKDQfdZgHCU+f/4p/7qBVMw9j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3Ugh5vAAAANsAAAAPAAAAAAAAAAAAAAAAAJgCAABkcnMvZG93bnJldi54&#10;bWxQSwUGAAAAAAQABAD1AAAAgQMAAAAA&#10;" adj="2423">
                          <v:textbox inset="1.3mm,,1.3mm">
                            <w:txbxContent>
                              <w:p w14:paraId="200F8FEC" w14:textId="77777777" w:rsidR="00230753" w:rsidRPr="004B2863" w:rsidRDefault="00230753">
                                <w:pPr>
                                  <w:ind w:firstLine="0"/>
                                  <w:jc w:val="center"/>
                                  <w:rPr>
                                    <w:sz w:val="16"/>
                                    <w:szCs w:val="16"/>
                                    <w:rPrChange w:id="447" w:author="Nikolai Yu. Zolotykh" w:date="2016-11-12T22:23:00Z">
                                      <w:rPr/>
                                    </w:rPrChange>
                                  </w:rPr>
                                  <w:pPrChange w:id="448" w:author="Nikolai Yu. Zolotykh" w:date="2016-11-12T22:29:00Z">
                                    <w:pPr/>
                                  </w:pPrChange>
                                </w:pPr>
                                <w:ins w:id="449" w:author="Nikolai Yu. Zolotykh" w:date="2016-11-12T22:35:00Z">
                                  <w:r>
                                    <w:rPr>
                                      <w:sz w:val="16"/>
                                      <w:szCs w:val="16"/>
                                    </w:rPr>
                                    <w:t>Файлы сегментации</w:t>
                                  </w:r>
                                </w:ins>
                                <w:ins w:id="450" w:author="Nikolai Yu. Zolotykh" w:date="2016-11-12T22:31:00Z">
                                  <w:r>
                                    <w:rPr>
                                      <w:sz w:val="16"/>
                                      <w:szCs w:val="16"/>
                                    </w:rPr>
                                    <w:t>П</w:t>
                                  </w:r>
                                </w:ins>
                                <w:ins w:id="451" w:author="Nikolai Yu. Zolotykh" w:date="2016-11-12T22:32:00Z">
                                  <w:r>
                                    <w:rPr>
                                      <w:sz w:val="16"/>
                                      <w:szCs w:val="16"/>
                                    </w:rPr>
                                    <w:t>ризнаки</w:t>
                                  </w:r>
                                </w:ins>
                              </w:p>
                            </w:txbxContent>
                          </v:textbox>
                        </v:shape>
                      </v:group>
                    </w:pict>
                  </mc:Fallback>
                </mc:AlternateContent>
              </w:r>
              <w:r>
                <w:rPr>
                  <w:rFonts w:eastAsiaTheme="minorEastAsia"/>
                  <w:bCs/>
                  <w:noProof/>
                  <w:lang w:eastAsia="ru-RU"/>
                </w:rPr>
                <mc:AlternateContent>
                  <mc:Choice Requires="wps">
                    <w:drawing>
                      <wp:anchor distT="0" distB="0" distL="114300" distR="114300" simplePos="0" relativeHeight="251679744" behindDoc="0" locked="0" layoutInCell="1" allowOverlap="1" wp14:anchorId="4A845E92" wp14:editId="7B339536">
                        <wp:simplePos x="0" y="0"/>
                        <wp:positionH relativeFrom="column">
                          <wp:posOffset>1320800</wp:posOffset>
                        </wp:positionH>
                        <wp:positionV relativeFrom="paragraph">
                          <wp:posOffset>173990</wp:posOffset>
                        </wp:positionV>
                        <wp:extent cx="848995" cy="387985"/>
                        <wp:effectExtent l="6350" t="12065" r="11430" b="9525"/>
                        <wp:wrapNone/>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387985"/>
                                </a:xfrm>
                                <a:prstGeom prst="rect">
                                  <a:avLst/>
                                </a:prstGeom>
                                <a:solidFill>
                                  <a:srgbClr val="FFFFFF"/>
                                </a:solidFill>
                                <a:ln w="9525">
                                  <a:solidFill>
                                    <a:srgbClr val="000000"/>
                                  </a:solidFill>
                                  <a:miter lim="800000"/>
                                  <a:headEnd/>
                                  <a:tailEnd/>
                                </a:ln>
                              </wps:spPr>
                              <wps:txbx>
                                <w:txbxContent>
                                  <w:p w14:paraId="7BA9D172" w14:textId="77777777" w:rsidR="00DF59A6" w:rsidRPr="00DF59A6" w:rsidRDefault="00DF59A6">
                                    <w:pPr>
                                      <w:ind w:firstLine="0"/>
                                      <w:jc w:val="center"/>
                                      <w:rPr>
                                        <w:sz w:val="16"/>
                                        <w:szCs w:val="16"/>
                                        <w:rPrChange w:id="452" w:author="Nikolai Yu. Zolotykh" w:date="2016-11-12T22:37:00Z">
                                          <w:rPr/>
                                        </w:rPrChange>
                                      </w:rPr>
                                      <w:pPrChange w:id="453" w:author="Nikolai Yu. Zolotykh" w:date="2016-11-12T22:37:00Z">
                                        <w:pPr/>
                                      </w:pPrChange>
                                    </w:pPr>
                                    <w:ins w:id="454" w:author="Nikolai Yu. Zolotykh" w:date="2016-11-12T22:37:00Z">
                                      <w:r w:rsidRPr="00DF59A6">
                                        <w:rPr>
                                          <w:sz w:val="16"/>
                                          <w:szCs w:val="16"/>
                                          <w:rPrChange w:id="455" w:author="Nikolai Yu. Zolotykh" w:date="2016-11-12T22:37:00Z">
                                            <w:rPr>
                                              <w:sz w:val="18"/>
                                              <w:szCs w:val="18"/>
                                            </w:rPr>
                                          </w:rPrChange>
                                        </w:rPr>
                                        <w:t>Сегментация ЭКГ</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845E92" id="_x0000_t202" coordsize="21600,21600" o:spt="202" path="m,l,21600r21600,l21600,xe">
                        <v:stroke joinstyle="miter"/>
                        <v:path gradientshapeok="t" o:connecttype="rect"/>
                      </v:shapetype>
                      <v:shape id="Text Box 34" o:spid="_x0000_s1041" type="#_x0000_t202" style="position:absolute;left:0;text-align:left;margin-left:104pt;margin-top:13.7pt;width:66.85pt;height:3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">
                        <v:textbox>
                          <w:txbxContent>
                            <w:p w14:paraId="7BA9D172" w14:textId="77777777" w:rsidR="00DF59A6" w:rsidRPr="00DF59A6" w:rsidRDefault="00DF59A6">
                              <w:pPr>
                                <w:ind w:firstLine="0"/>
                                <w:jc w:val="center"/>
                                <w:rPr>
                                  <w:sz w:val="16"/>
                                  <w:szCs w:val="16"/>
                                  <w:rPrChange w:id="456" w:author="Nikolai Yu. Zolotykh" w:date="2016-11-12T22:37:00Z">
                                    <w:rPr/>
                                  </w:rPrChange>
                                </w:rPr>
                                <w:pPrChange w:id="457" w:author="Nikolai Yu. Zolotykh" w:date="2016-11-12T22:37:00Z">
                                  <w:pPr/>
                                </w:pPrChange>
                              </w:pPr>
                              <w:ins w:id="458" w:author="Nikolai Yu. Zolotykh" w:date="2016-11-12T22:37:00Z">
                                <w:r w:rsidRPr="00DF59A6">
                                  <w:rPr>
                                    <w:sz w:val="16"/>
                                    <w:szCs w:val="16"/>
                                    <w:rPrChange w:id="459" w:author="Nikolai Yu. Zolotykh" w:date="2016-11-12T22:37:00Z">
                                      <w:rPr>
                                        <w:sz w:val="18"/>
                                        <w:szCs w:val="18"/>
                                      </w:rPr>
                                    </w:rPrChange>
                                  </w:rPr>
                                  <w:t>Сегментация ЭКГ</w:t>
                                </w:r>
                              </w:ins>
                            </w:p>
                          </w:txbxContent>
                        </v:textbox>
                      </v:shape>
                    </w:pict>
                  </mc:Fallback>
                </mc:AlternateContent>
              </w:r>
            </w:del>
            <w:del w:id="460" w:author="Nikolai Yu. Zolotykh" w:date="2016-11-12T22:41:00Z">
              <w:r>
                <w:rPr>
                  <w:rFonts w:eastAsiaTheme="minorEastAsia"/>
                  <w:bCs/>
                  <w:noProof/>
                  <w:lang w:eastAsia="ru-RU"/>
                </w:rPr>
                <mc:AlternateContent>
                  <mc:Choice Requires="wps">
                    <w:drawing>
                      <wp:anchor distT="0" distB="0" distL="114300" distR="114300" simplePos="0" relativeHeight="251686912" behindDoc="0" locked="0" layoutInCell="1" allowOverlap="1" wp14:anchorId="532CF482" wp14:editId="291E123B">
                        <wp:simplePos x="0" y="0"/>
                        <wp:positionH relativeFrom="column">
                          <wp:posOffset>1181735</wp:posOffset>
                        </wp:positionH>
                        <wp:positionV relativeFrom="paragraph">
                          <wp:posOffset>120015</wp:posOffset>
                        </wp:positionV>
                        <wp:extent cx="2661285" cy="1251585"/>
                        <wp:effectExtent l="10160" t="53340" r="33655" b="9525"/>
                        <wp:wrapNone/>
                        <wp:docPr id="2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1285" cy="1251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29E86C" id="_x0000_t32" coordsize="21600,21600" o:spt="32" o:oned="t" path="m,l21600,21600e" filled="f">
                        <v:path arrowok="t" fillok="f" o:connecttype="none"/>
                        <o:lock v:ext="edit" shapetype="t"/>
                      </v:shapetype>
                      <v:shape id="AutoShape 39" o:spid="_x0000_s1026" type="#_x0000_t32" style="position:absolute;margin-left:93.05pt;margin-top:9.45pt;width:209.55pt;height:98.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">
                        <v:stroke endarrow="block"/>
                      </v:shape>
                    </w:pict>
                  </mc:Fallback>
                </mc:AlternateContent>
              </w:r>
            </w:del>
            <w:del w:id="461" w:author="Nikolai Yu. Zolotykh" w:date="2016-11-12T23:00:00Z">
              <w:r>
                <w:rPr>
                  <w:rFonts w:eastAsiaTheme="minorEastAsia"/>
                  <w:bCs/>
                  <w:noProof/>
                  <w:lang w:eastAsia="ru-RU"/>
                </w:rPr>
                <mc:AlternateContent>
                  <mc:Choice Requires="wps">
                    <w:drawing>
                      <wp:anchor distT="0" distB="0" distL="114300" distR="114300" simplePos="0" relativeHeight="251687936" behindDoc="0" locked="0" layoutInCell="1" allowOverlap="1" wp14:anchorId="7EAD0786" wp14:editId="641886CB">
                        <wp:simplePos x="0" y="0"/>
                        <wp:positionH relativeFrom="column">
                          <wp:posOffset>800735</wp:posOffset>
                        </wp:positionH>
                        <wp:positionV relativeFrom="paragraph">
                          <wp:posOffset>567690</wp:posOffset>
                        </wp:positionV>
                        <wp:extent cx="866140" cy="104140"/>
                        <wp:effectExtent l="10160" t="15240" r="57150" b="13970"/>
                        <wp:wrapNone/>
                        <wp:docPr id="2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866140" cy="10414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3DE27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 o:spid="_x0000_s1026" type="#_x0000_t34" style="position:absolute;margin-left:63.05pt;margin-top:44.7pt;width:68.2pt;height:8.2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">
                        <v:stroke endarrow="block"/>
                      </v:shape>
                    </w:pict>
                  </mc:Fallback>
                </mc:AlternateContent>
              </w:r>
              <w:r>
                <w:rPr>
                  <w:noProof/>
                  <w:lang w:eastAsia="ru-RU"/>
                </w:rPr>
                <mc:AlternateContent>
                  <mc:Choice Requires="wpg">
                    <w:drawing>
                      <wp:anchor distT="0" distB="0" distL="114300" distR="114300" simplePos="0" relativeHeight="251670528" behindDoc="0" locked="0" layoutInCell="1" allowOverlap="1" wp14:anchorId="4F0699E3" wp14:editId="62DBA8E1">
                        <wp:simplePos x="0" y="0"/>
                        <wp:positionH relativeFrom="column">
                          <wp:posOffset>2811145</wp:posOffset>
                        </wp:positionH>
                        <wp:positionV relativeFrom="paragraph">
                          <wp:posOffset>150495</wp:posOffset>
                        </wp:positionV>
                        <wp:extent cx="1162685" cy="841375"/>
                        <wp:effectExtent l="10795" t="7620" r="7620" b="8255"/>
                        <wp:wrapNone/>
                        <wp:docPr id="2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841375"/>
                                  <a:chOff x="4941" y="11392"/>
                                  <a:chExt cx="2096" cy="1325"/>
                                </a:xfrm>
                              </wpg:grpSpPr>
                              <wps:wsp>
                                <wps:cNvPr id="21" name="AutoShape 21"/>
                                <wps:cNvSpPr>
                                  <a:spLocks noChangeArrowheads="1"/>
                                </wps:cNvSpPr>
                                <wps:spPr bwMode="auto">
                                  <a:xfrm>
                                    <a:off x="4941" y="11392"/>
                                    <a:ext cx="2096" cy="1325"/>
                                  </a:xfrm>
                                  <a:prstGeom prst="can">
                                    <a:avLst>
                                      <a:gd name="adj" fmla="val 2513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AutoShape 22"/>
                                <wps:cNvSpPr>
                                  <a:spLocks noChangeArrowheads="1"/>
                                </wps:cNvSpPr>
                                <wps:spPr bwMode="auto">
                                  <a:xfrm>
                                    <a:off x="5240" y="11928"/>
                                    <a:ext cx="1532" cy="473"/>
                                  </a:xfrm>
                                  <a:prstGeom prst="parallelogram">
                                    <a:avLst>
                                      <a:gd name="adj" fmla="val 36333"/>
                                    </a:avLst>
                                  </a:prstGeom>
                                  <a:solidFill>
                                    <a:srgbClr val="FFFFFF"/>
                                  </a:solidFill>
                                  <a:ln w="9525">
                                    <a:solidFill>
                                      <a:srgbClr val="000000"/>
                                    </a:solidFill>
                                    <a:miter lim="800000"/>
                                    <a:headEnd/>
                                    <a:tailEnd/>
                                  </a:ln>
                                </wps:spPr>
                                <wps:txbx>
                                  <w:txbxContent>
                                    <w:p w14:paraId="505CB564" w14:textId="77777777" w:rsidR="00230753" w:rsidRPr="004B2863" w:rsidRDefault="00230753">
                                      <w:pPr>
                                        <w:ind w:firstLine="0"/>
                                        <w:jc w:val="center"/>
                                        <w:rPr>
                                          <w:sz w:val="16"/>
                                          <w:szCs w:val="16"/>
                                          <w:rPrChange w:id="462" w:author="Nikolai Yu. Zolotykh" w:date="2016-11-12T22:23:00Z">
                                            <w:rPr/>
                                          </w:rPrChange>
                                        </w:rPr>
                                        <w:pPrChange w:id="463" w:author="Nikolai Yu. Zolotykh" w:date="2016-11-12T22:29:00Z">
                                          <w:pPr/>
                                        </w:pPrChange>
                                      </w:pPr>
                                      <w:ins w:id="464" w:author="Nikolai Yu. Zolotykh" w:date="2016-11-12T22:31:00Z">
                                        <w:r>
                                          <w:rPr>
                                            <w:sz w:val="16"/>
                                            <w:szCs w:val="16"/>
                                          </w:rPr>
                                          <w:t>П</w:t>
                                        </w:r>
                                      </w:ins>
                                      <w:ins w:id="465" w:author="Nikolai Yu. Zolotykh" w:date="2016-11-12T22:32:00Z">
                                        <w:r>
                                          <w:rPr>
                                            <w:sz w:val="16"/>
                                            <w:szCs w:val="16"/>
                                          </w:rPr>
                                          <w:t>ризнаки</w:t>
                                        </w:r>
                                      </w:ins>
                                    </w:p>
                                  </w:txbxContent>
                                </wps:txbx>
                                <wps:bodyPr rot="0" vert="horz" wrap="square" lIns="46800" tIns="45720" rIns="468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699E3" id="Group 25" o:spid="_x0000_s1042" style="position:absolute;left:0;text-align:left;margin-left:221.35pt;margin-top:11.85pt;width:91.55pt;height:66.25pt;z-index:251670528" coordorigin="4941,11392" coordsize="2096,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">
                        <v:shape id="AutoShape 21" o:spid="_x0000_s1043" type="#_x0000_t22" style="position:absolute;left:4941;top:11392;width:2096;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y58EA&#10;AADbAAAADwAAAGRycy9kb3ducmV2LnhtbESP0YrCMBRE3xf8h3CFfVtTZdFajSKKsPhm9AMuzbUt&#10;Njc1ibX795uFhX0cZuYMs94OthU9+dA4VjCdZCCIS2carhRcL8ePHESIyAZbx6TgmwJsN6O3NRbG&#10;vfhMvY6VSBAOBSqoY+wKKUNZk8UwcR1x8m7OW4xJ+koaj68Et62cZdlcWmw4LdTY0b6m8q6fVsFD&#10;29Ot2webfy4qnR964+96qdT7eNitQEQa4n/4r/1lFMym8Psl/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7sufBAAAA2wAAAA8AAAAAAAAAAAAAAAAAmAIAAGRycy9kb3du&#10;cmV2LnhtbFBLBQYAAAAABAAEAPUAAACGAwAAAAA=&#10;" adj="5429"/>
                        <v:shape id="AutoShape 22" o:spid="_x0000_s1044" type="#_x0000_t7" style="position:absolute;left:5240;top:11928;width:1532;height: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o/k8MA&#10;AADbAAAADwAAAGRycy9kb3ducmV2LnhtbESPzWrDMBCE74W8g9hAb41sH0pxIpvQJlAopdgxPS/W&#10;1jaxVsZS/fP2VSGQ4zAz3zCHfDG9mGh0nWUF8S4CQVxb3XGjoLqcn15AOI+ssbdMClZykGebhwOm&#10;2s5c0FT6RgQIuxQVtN4PqZSubsmg29mBOHg/djTogxwbqUecA9z0MomiZ2mw47DQ4kCvLdXX8tco&#10;0FcZf34X08m/fayVnOiov/pZqcftctyD8LT4e/jWftcKkgT+v4Qf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o/k8MAAADbAAAADwAAAAAAAAAAAAAAAACYAgAAZHJzL2Rv&#10;d25yZXYueG1sUEsFBgAAAAAEAAQA9QAAAIgDAAAAAA==&#10;" adj="2423">
                          <v:textbox inset="1.3mm,,1.3mm">
                            <w:txbxContent>
                              <w:p w14:paraId="505CB564" w14:textId="77777777" w:rsidR="00230753" w:rsidRPr="004B2863" w:rsidRDefault="00230753">
                                <w:pPr>
                                  <w:ind w:firstLine="0"/>
                                  <w:jc w:val="center"/>
                                  <w:rPr>
                                    <w:sz w:val="16"/>
                                    <w:szCs w:val="16"/>
                                    <w:rPrChange w:id="466" w:author="Nikolai Yu. Zolotykh" w:date="2016-11-12T22:23:00Z">
                                      <w:rPr/>
                                    </w:rPrChange>
                                  </w:rPr>
                                  <w:pPrChange w:id="467" w:author="Nikolai Yu. Zolotykh" w:date="2016-11-12T22:29:00Z">
                                    <w:pPr/>
                                  </w:pPrChange>
                                </w:pPr>
                                <w:ins w:id="468" w:author="Nikolai Yu. Zolotykh" w:date="2016-11-12T22:31:00Z">
                                  <w:r>
                                    <w:rPr>
                                      <w:sz w:val="16"/>
                                      <w:szCs w:val="16"/>
                                    </w:rPr>
                                    <w:t>П</w:t>
                                  </w:r>
                                </w:ins>
                                <w:ins w:id="469" w:author="Nikolai Yu. Zolotykh" w:date="2016-11-12T22:32:00Z">
                                  <w:r>
                                    <w:rPr>
                                      <w:sz w:val="16"/>
                                      <w:szCs w:val="16"/>
                                    </w:rPr>
                                    <w:t>ризнаки</w:t>
                                  </w:r>
                                </w:ins>
                              </w:p>
                            </w:txbxContent>
                          </v:textbox>
                        </v:shape>
                      </v:group>
                    </w:pict>
                  </mc:Fallback>
                </mc:AlternateContent>
              </w:r>
              <w:r>
                <w:rPr>
                  <w:noProof/>
                  <w:lang w:eastAsia="ru-RU"/>
                </w:rPr>
                <mc:AlternateContent>
                  <mc:Choice Requires="wpg">
                    <w:drawing>
                      <wp:anchor distT="0" distB="0" distL="114300" distR="114300" simplePos="0" relativeHeight="251685888" behindDoc="0" locked="0" layoutInCell="1" allowOverlap="1" wp14:anchorId="4B4A7D32" wp14:editId="3D501CB7">
                        <wp:simplePos x="0" y="0"/>
                        <wp:positionH relativeFrom="column">
                          <wp:posOffset>4112260</wp:posOffset>
                        </wp:positionH>
                        <wp:positionV relativeFrom="paragraph">
                          <wp:posOffset>8255</wp:posOffset>
                        </wp:positionV>
                        <wp:extent cx="1238885" cy="1063625"/>
                        <wp:effectExtent l="6985" t="8255" r="11430" b="13970"/>
                        <wp:wrapNone/>
                        <wp:docPr id="1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063625"/>
                                  <a:chOff x="7311" y="11468"/>
                                  <a:chExt cx="1951" cy="1675"/>
                                </a:xfrm>
                              </wpg:grpSpPr>
                              <wps:wsp>
                                <wps:cNvPr id="18" name="AutoShape 27"/>
                                <wps:cNvSpPr>
                                  <a:spLocks noChangeArrowheads="1"/>
                                </wps:cNvSpPr>
                                <wps:spPr bwMode="auto">
                                  <a:xfrm>
                                    <a:off x="7311" y="11468"/>
                                    <a:ext cx="1951" cy="1675"/>
                                  </a:xfrm>
                                  <a:prstGeom prst="can">
                                    <a:avLst>
                                      <a:gd name="adj" fmla="val 2513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AutoShape 28"/>
                                <wps:cNvSpPr>
                                  <a:spLocks noChangeArrowheads="1"/>
                                </wps:cNvSpPr>
                                <wps:spPr bwMode="auto">
                                  <a:xfrm>
                                    <a:off x="7383" y="12073"/>
                                    <a:ext cx="1760" cy="835"/>
                                  </a:xfrm>
                                  <a:prstGeom prst="parallelogram">
                                    <a:avLst>
                                      <a:gd name="adj" fmla="val 23644"/>
                                    </a:avLst>
                                  </a:prstGeom>
                                  <a:solidFill>
                                    <a:srgbClr val="FFFFFF"/>
                                  </a:solidFill>
                                  <a:ln w="9525">
                                    <a:solidFill>
                                      <a:srgbClr val="000000"/>
                                    </a:solidFill>
                                    <a:miter lim="800000"/>
                                    <a:headEnd/>
                                    <a:tailEnd/>
                                  </a:ln>
                                </wps:spPr>
                                <wps:txbx>
                                  <w:txbxContent>
                                    <w:p w14:paraId="2E531C48" w14:textId="77777777" w:rsidR="00230753" w:rsidRPr="004B2863" w:rsidRDefault="00230753">
                                      <w:pPr>
                                        <w:ind w:firstLine="0"/>
                                        <w:jc w:val="center"/>
                                        <w:rPr>
                                          <w:sz w:val="16"/>
                                          <w:szCs w:val="16"/>
                                          <w:rPrChange w:id="470" w:author="Nikolai Yu. Zolotykh" w:date="2016-11-12T22:23:00Z">
                                            <w:rPr/>
                                          </w:rPrChange>
                                        </w:rPr>
                                        <w:pPrChange w:id="471" w:author="Nikolai Yu. Zolotykh" w:date="2016-11-12T22:29:00Z">
                                          <w:pPr/>
                                        </w:pPrChange>
                                      </w:pPr>
                                      <w:ins w:id="472" w:author="Nikolai Yu. Zolotykh" w:date="2016-11-12T22:32:00Z">
                                        <w:r>
                                          <w:rPr>
                                            <w:sz w:val="16"/>
                                            <w:szCs w:val="16"/>
                                          </w:rPr>
                                          <w:t>До</w:t>
                                        </w:r>
                                      </w:ins>
                                      <w:ins w:id="473" w:author="Nikolai Yu. Zolotykh" w:date="2016-11-12T22:33:00Z">
                                        <w:r>
                                          <w:rPr>
                                            <w:sz w:val="16"/>
                                            <w:szCs w:val="16"/>
                                          </w:rPr>
                                          <w:t>полнительные признаки</w:t>
                                        </w:r>
                                      </w:ins>
                                    </w:p>
                                  </w:txbxContent>
                                </wps:txbx>
                                <wps:bodyPr rot="0" vert="horz" wrap="square" lIns="10800" tIns="10800" rIns="10800" bIns="10800" anchor="ctr"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B4A7D32" id="Group 38" o:spid="_x0000_s1045" style="position:absolute;left:0;text-align:left;margin-left:323.8pt;margin-top:.65pt;width:97.55pt;height:83.75pt;z-index:251685888" coordorigin="7311,11468" coordsize="1951,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">
                        <v:shape id="AutoShape 27" o:spid="_x0000_s1046" type="#_x0000_t22" style="position:absolute;left:7311;top:11468;width:1951;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Rx8IA&#10;AADbAAAADwAAAGRycy9kb3ducmV2LnhtbESPQW/CMAyF75P2HyIj7TZSpml0HQFNTJPQbgR+gNWY&#10;tqJxuiQr3b/HByRutt7ze59Xm8n3aqSYusAGFvMCFHEdXMeNgePh+7kElTKywz4wGfinBJv148MK&#10;KxcuvKfR5kZJCKcKDbQ5D5XWqW7JY5qHgVi0U4ges6yx0S7iRcJ9r1+K4k177FgaWhxo21J9tn/e&#10;wK/1P6dhm3z5umxs+TW6eLbvxjzNps8PUJmmfDffrndO8AVWfpEB9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dHHwgAAANsAAAAPAAAAAAAAAAAAAAAAAJgCAABkcnMvZG93&#10;bnJldi54bWxQSwUGAAAAAAQABAD1AAAAhwMAAAAA&#10;" adj="5429"/>
                        <v:shape id="AutoShape 28" o:spid="_x0000_s1047" type="#_x0000_t7" style="position:absolute;left:7383;top:12073;width:1760;height: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UsIA&#10;AADbAAAADwAAAGRycy9kb3ducmV2LnhtbERPS2vCQBC+F/wPywje6qbBFo2uoQ0UvBRaFbwO2TEb&#10;mp0N2W0e/nq3UOhtPr7n7PLRNqKnzteOFTwtExDEpdM1VwrOp/fHNQgfkDU2jknBRB7y/exhh5l2&#10;A39RfwyViCHsM1RgQmgzKX1pyKJfupY4clfXWQwRdpXUHQ4x3DYyTZIXabHm2GCwpcJQ+X38sQpW&#10;ayye+/Sm3z6vl/RQfEyXDU5KLebj6xZEoDH8i//cBx3nb+D3l3iA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6pSwgAAANsAAAAPAAAAAAAAAAAAAAAAAJgCAABkcnMvZG93&#10;bnJldi54bWxQSwUGAAAAAAQABAD1AAAAhwMAAAAA&#10;" adj="2423">
                          <v:textbox style="mso-fit-shape-to-text:t" inset=".3mm,.3mm,.3mm,.3mm">
                            <w:txbxContent>
                              <w:p w14:paraId="2E531C48" w14:textId="77777777" w:rsidR="00230753" w:rsidRPr="004B2863" w:rsidRDefault="00230753">
                                <w:pPr>
                                  <w:ind w:firstLine="0"/>
                                  <w:jc w:val="center"/>
                                  <w:rPr>
                                    <w:sz w:val="16"/>
                                    <w:szCs w:val="16"/>
                                    <w:rPrChange w:id="474" w:author="Nikolai Yu. Zolotykh" w:date="2016-11-12T22:23:00Z">
                                      <w:rPr/>
                                    </w:rPrChange>
                                  </w:rPr>
                                  <w:pPrChange w:id="475" w:author="Nikolai Yu. Zolotykh" w:date="2016-11-12T22:29:00Z">
                                    <w:pPr/>
                                  </w:pPrChange>
                                </w:pPr>
                                <w:ins w:id="476" w:author="Nikolai Yu. Zolotykh" w:date="2016-11-12T22:32:00Z">
                                  <w:r>
                                    <w:rPr>
                                      <w:sz w:val="16"/>
                                      <w:szCs w:val="16"/>
                                    </w:rPr>
                                    <w:t>До</w:t>
                                  </w:r>
                                </w:ins>
                                <w:ins w:id="477" w:author="Nikolai Yu. Zolotykh" w:date="2016-11-12T22:33:00Z">
                                  <w:r>
                                    <w:rPr>
                                      <w:sz w:val="16"/>
                                      <w:szCs w:val="16"/>
                                    </w:rPr>
                                    <w:t>полнительные признаки</w:t>
                                  </w:r>
                                </w:ins>
                              </w:p>
                            </w:txbxContent>
                          </v:textbox>
                        </v:shape>
                      </v:group>
                    </w:pict>
                  </mc:Fallback>
                </mc:AlternateContent>
              </w:r>
            </w:del>
          </w:p>
        </w:tc>
      </w:tr>
      <w:tr w:rsidR="00181388" w14:paraId="5E4BE4DF" w14:textId="77777777" w:rsidTr="000602B5">
        <w:tc>
          <w:tcPr>
            <w:tcW w:w="10421" w:type="dxa"/>
          </w:tcPr>
          <w:p w14:paraId="309EFC90" w14:textId="4D34F255" w:rsidR="00181388" w:rsidRPr="00B96F6B" w:rsidRDefault="003A5565">
            <w:pPr>
              <w:ind w:firstLine="0"/>
              <w:jc w:val="center"/>
              <w:rPr>
                <w:rFonts w:eastAsiaTheme="minorEastAsia"/>
                <w:bCs/>
                <w:sz w:val="20"/>
                <w:szCs w:val="20"/>
              </w:rPr>
            </w:pPr>
            <w:del w:id="478" w:author="Nikolai Yu. Zolotykh" w:date="2016-11-12T23:00:00Z">
              <w:r>
                <w:rPr>
                  <w:rFonts w:eastAsiaTheme="minorEastAsia"/>
                  <w:bCs/>
                  <w:noProof/>
                  <w:sz w:val="20"/>
                  <w:szCs w:val="20"/>
                  <w:lang w:eastAsia="ru-RU"/>
                </w:rPr>
                <mc:AlternateContent>
                  <mc:Choice Requires="wps">
                    <w:drawing>
                      <wp:anchor distT="0" distB="0" distL="114300" distR="114300" simplePos="0" relativeHeight="251691008" behindDoc="0" locked="0" layoutInCell="1" allowOverlap="1" wp14:anchorId="03B1B7F1" wp14:editId="6D14ACC5">
                        <wp:simplePos x="0" y="0"/>
                        <wp:positionH relativeFrom="column">
                          <wp:posOffset>4824095</wp:posOffset>
                        </wp:positionH>
                        <wp:positionV relativeFrom="paragraph">
                          <wp:posOffset>441960</wp:posOffset>
                        </wp:positionV>
                        <wp:extent cx="1198245" cy="675640"/>
                        <wp:effectExtent l="8890" t="18415" r="58420" b="12065"/>
                        <wp:wrapNone/>
                        <wp:docPr id="1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98245" cy="675640"/>
                                </a:xfrm>
                                <a:prstGeom prst="bentConnector3">
                                  <a:avLst>
                                    <a:gd name="adj1" fmla="val 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15C14" id="AutoShape 43" o:spid="_x0000_s1026" type="#_x0000_t34" style="position:absolute;margin-left:379.85pt;margin-top:34.8pt;width:94.35pt;height:53.2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" adj="206">
                        <v:stroke endarrow="block"/>
                      </v:shape>
                    </w:pict>
                  </mc:Fallback>
                </mc:AlternateContent>
              </w:r>
            </w:del>
            <w:del w:id="479" w:author="Nikolai Yu. Zolotykh" w:date="2016-11-12T22:47:00Z">
              <w:r>
                <w:rPr>
                  <w:rFonts w:eastAsiaTheme="minorEastAsia"/>
                  <w:bCs/>
                  <w:noProof/>
                  <w:sz w:val="20"/>
                  <w:szCs w:val="20"/>
                  <w:lang w:eastAsia="ru-RU"/>
                </w:rPr>
                <mc:AlternateContent>
                  <mc:Choice Requires="wps">
                    <w:drawing>
                      <wp:anchor distT="0" distB="0" distL="114300" distR="114300" simplePos="0" relativeHeight="251689984" behindDoc="0" locked="0" layoutInCell="1" allowOverlap="1" wp14:anchorId="53EA44AF" wp14:editId="3ADF52EE">
                        <wp:simplePos x="0" y="0"/>
                        <wp:positionH relativeFrom="column">
                          <wp:posOffset>5085715</wp:posOffset>
                        </wp:positionH>
                        <wp:positionV relativeFrom="paragraph">
                          <wp:posOffset>64770</wp:posOffset>
                        </wp:positionV>
                        <wp:extent cx="189865" cy="635"/>
                        <wp:effectExtent l="18415" t="55245" r="10795" b="58420"/>
                        <wp:wrapNone/>
                        <wp:docPr id="15"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89865" cy="635"/>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B6B26" id="AutoShape 42" o:spid="_x0000_s1026" type="#_x0000_t34" style="position:absolute;margin-left:400.45pt;margin-top:5.1pt;width:14.95pt;height:.05pt;rotation:180;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" adj="10764">
                        <v:stroke endarrow="block"/>
                      </v:shape>
                    </w:pict>
                  </mc:Fallback>
                </mc:AlternateContent>
              </w:r>
            </w:del>
            <w:del w:id="480" w:author="Nikolai Yu. Zolotykh" w:date="2016-11-12T23:00:00Z">
              <w:r>
                <w:rPr>
                  <w:rFonts w:eastAsiaTheme="minorEastAsia"/>
                  <w:bCs/>
                  <w:noProof/>
                  <w:sz w:val="20"/>
                  <w:szCs w:val="20"/>
                  <w:lang w:eastAsia="ru-RU"/>
                </w:rPr>
                <mc:AlternateContent>
                  <mc:Choice Requires="wps">
                    <w:drawing>
                      <wp:anchor distT="0" distB="0" distL="114300" distR="114300" simplePos="0" relativeHeight="251688960" behindDoc="0" locked="0" layoutInCell="1" allowOverlap="1" wp14:anchorId="5D59C6E3" wp14:editId="0243C7EB">
                        <wp:simplePos x="0" y="0"/>
                        <wp:positionH relativeFrom="column">
                          <wp:posOffset>3615055</wp:posOffset>
                        </wp:positionH>
                        <wp:positionV relativeFrom="paragraph">
                          <wp:posOffset>65405</wp:posOffset>
                        </wp:positionV>
                        <wp:extent cx="621665" cy="0"/>
                        <wp:effectExtent l="5080" t="55880" r="20955" b="58420"/>
                        <wp:wrapNone/>
                        <wp:docPr id="1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EE22A" id="AutoShape 41" o:spid="_x0000_s1026" type="#_x0000_t32" style="position:absolute;margin-left:284.65pt;margin-top:5.15pt;width:48.9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">
                        <v:stroke endarrow="block"/>
                      </v:shape>
                    </w:pict>
                  </mc:Fallback>
                </mc:AlternateContent>
              </w:r>
            </w:del>
            <w:del w:id="481" w:author="Nikolai Yu. Zolotykh" w:date="2016-11-12T22:56:00Z">
              <w:r>
                <w:rPr>
                  <w:rFonts w:eastAsiaTheme="minorEastAsia"/>
                  <w:bCs/>
                  <w:noProof/>
                  <w:sz w:val="20"/>
                  <w:szCs w:val="20"/>
                  <w:lang w:eastAsia="ru-RU"/>
                </w:rPr>
                <mc:AlternateContent>
                  <mc:Choice Requires="wps">
                    <w:drawing>
                      <wp:anchor distT="0" distB="0" distL="114300" distR="114300" simplePos="0" relativeHeight="251692032" behindDoc="0" locked="0" layoutInCell="1" allowOverlap="1" wp14:anchorId="582FE015" wp14:editId="52697FF8">
                        <wp:simplePos x="0" y="0"/>
                        <wp:positionH relativeFrom="column">
                          <wp:posOffset>1181735</wp:posOffset>
                        </wp:positionH>
                        <wp:positionV relativeFrom="paragraph">
                          <wp:posOffset>208280</wp:posOffset>
                        </wp:positionV>
                        <wp:extent cx="943610" cy="638175"/>
                        <wp:effectExtent l="10160" t="8255" r="17780" b="58420"/>
                        <wp:wrapNone/>
                        <wp:docPr id="1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3610" cy="6381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75F37" id="AutoShape 44" o:spid="_x0000_s1026" type="#_x0000_t34" style="position:absolute;margin-left:93.05pt;margin-top:16.4pt;width:74.3pt;height:5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">
                        <v:stroke endarrow="block"/>
                      </v:shape>
                    </w:pict>
                  </mc:Fallback>
                </mc:AlternateContent>
              </w:r>
            </w:del>
            <w:r w:rsidR="00181388">
              <w:rPr>
                <w:rFonts w:eastAsiaTheme="minorEastAsia"/>
                <w:bCs/>
                <w:sz w:val="20"/>
                <w:szCs w:val="20"/>
              </w:rPr>
              <w:t xml:space="preserve">Рис. 4. Структура </w:t>
            </w:r>
            <w:r w:rsidR="00277005" w:rsidRPr="00277005">
              <w:rPr>
                <w:rFonts w:eastAsiaTheme="minorEastAsia"/>
                <w:bCs/>
                <w:sz w:val="20"/>
                <w:szCs w:val="20"/>
              </w:rPr>
              <w:t>подсистем</w:t>
            </w:r>
            <w:r w:rsidR="00181388">
              <w:rPr>
                <w:rFonts w:eastAsiaTheme="minorEastAsia"/>
                <w:bCs/>
                <w:sz w:val="20"/>
                <w:szCs w:val="20"/>
              </w:rPr>
              <w:t xml:space="preserve"> ПП «Диагностика»</w:t>
            </w:r>
            <w:r w:rsidR="00181388" w:rsidRPr="00B96F6B">
              <w:rPr>
                <w:rFonts w:eastAsiaTheme="minorEastAsia"/>
                <w:bCs/>
                <w:sz w:val="20"/>
                <w:szCs w:val="20"/>
              </w:rPr>
              <w:t xml:space="preserve">. </w:t>
            </w:r>
          </w:p>
        </w:tc>
      </w:tr>
    </w:tbl>
    <w:p w14:paraId="20982092" w14:textId="77777777" w:rsidR="00181388" w:rsidRPr="00181388" w:rsidRDefault="00181388" w:rsidP="00A56E2B">
      <w:pPr>
        <w:ind w:firstLine="0"/>
      </w:pPr>
      <w:bookmarkStart w:id="482" w:name="_GoBack"/>
      <w:bookmarkEnd w:id="482"/>
    </w:p>
    <w:p w14:paraId="0726478D" w14:textId="77777777" w:rsidR="00B767D9" w:rsidRDefault="00B767D9" w:rsidP="00CA1006">
      <w:pPr>
        <w:pStyle w:val="4"/>
      </w:pPr>
      <w:r>
        <w:t>Сегментация сигнала ЭКГ</w:t>
      </w:r>
    </w:p>
    <w:p w14:paraId="62939CC6" w14:textId="77777777" w:rsidR="00B767D9" w:rsidRDefault="00B767D9" w:rsidP="00B767D9">
      <w:r>
        <w:t>О</w:t>
      </w:r>
      <w:r w:rsidR="00CA1006">
        <w:t xml:space="preserve">бщая схема алгоритма сегментации сигнала ЭКГ </w:t>
      </w:r>
      <w:r>
        <w:t>выглядит следующим образом:</w:t>
      </w:r>
    </w:p>
    <w:p w14:paraId="53F24CBE" w14:textId="77777777" w:rsidR="00B767D9" w:rsidRDefault="00B767D9" w:rsidP="009A0C3B">
      <w:pPr>
        <w:pStyle w:val="a8"/>
        <w:numPr>
          <w:ilvl w:val="0"/>
          <w:numId w:val="12"/>
        </w:numPr>
        <w:spacing w:line="276" w:lineRule="auto"/>
        <w:rPr>
          <w:rFonts w:cs="Times New Roman"/>
          <w:szCs w:val="24"/>
        </w:rPr>
      </w:pPr>
      <w:r w:rsidRPr="00853FA7">
        <w:rPr>
          <w:rFonts w:cs="Times New Roman"/>
          <w:szCs w:val="24"/>
        </w:rPr>
        <w:t>Загрузка данных о пациенте и сигнала ЭКГ посредством интерфейса модуля "Кардиобаза"</w:t>
      </w:r>
      <w:r>
        <w:rPr>
          <w:rFonts w:cs="Times New Roman"/>
          <w:szCs w:val="24"/>
        </w:rPr>
        <w:t>.</w:t>
      </w:r>
    </w:p>
    <w:p w14:paraId="1176F5AF" w14:textId="77777777" w:rsidR="00B767D9" w:rsidRPr="00FA46AE" w:rsidRDefault="00B767D9" w:rsidP="009A0C3B">
      <w:pPr>
        <w:pStyle w:val="a8"/>
        <w:numPr>
          <w:ilvl w:val="0"/>
          <w:numId w:val="12"/>
        </w:numPr>
        <w:spacing w:line="276" w:lineRule="auto"/>
        <w:rPr>
          <w:rFonts w:cs="Times New Roman"/>
          <w:szCs w:val="24"/>
        </w:rPr>
      </w:pPr>
      <w:r w:rsidRPr="00FA46AE">
        <w:rPr>
          <w:rFonts w:cs="Times New Roman"/>
          <w:szCs w:val="24"/>
        </w:rPr>
        <w:t>В цикле по числу доступных отведений ЭКГ выполняется:</w:t>
      </w:r>
    </w:p>
    <w:p w14:paraId="1BBBFA31" w14:textId="77777777" w:rsidR="00B767D9" w:rsidRDefault="00B767D9" w:rsidP="009A0C3B">
      <w:pPr>
        <w:pStyle w:val="a8"/>
        <w:numPr>
          <w:ilvl w:val="1"/>
          <w:numId w:val="13"/>
        </w:numPr>
        <w:spacing w:line="276" w:lineRule="auto"/>
        <w:rPr>
          <w:rFonts w:cs="Times New Roman"/>
          <w:szCs w:val="24"/>
        </w:rPr>
      </w:pPr>
      <w:r>
        <w:rPr>
          <w:rFonts w:cs="Times New Roman"/>
          <w:szCs w:val="24"/>
        </w:rPr>
        <w:t xml:space="preserve"> Фильтрация сигнала ЭКГ.</w:t>
      </w:r>
    </w:p>
    <w:p w14:paraId="1579E572" w14:textId="77777777" w:rsidR="00B767D9" w:rsidRDefault="00B767D9" w:rsidP="009A0C3B">
      <w:pPr>
        <w:pStyle w:val="a8"/>
        <w:numPr>
          <w:ilvl w:val="1"/>
          <w:numId w:val="13"/>
        </w:numPr>
        <w:spacing w:line="276" w:lineRule="auto"/>
        <w:rPr>
          <w:rFonts w:cs="Times New Roman"/>
          <w:szCs w:val="24"/>
        </w:rPr>
      </w:pPr>
      <w:r>
        <w:rPr>
          <w:rFonts w:cs="Times New Roman"/>
          <w:szCs w:val="24"/>
        </w:rPr>
        <w:t xml:space="preserve"> </w:t>
      </w:r>
      <w:r w:rsidRPr="00E07E2F">
        <w:rPr>
          <w:rFonts w:cs="Times New Roman"/>
          <w:szCs w:val="24"/>
        </w:rPr>
        <w:t>Выполнение дискретного вейвлет-преобразования и получение детализирующих коэффициентов различных шкал сигнала ЭКГ</w:t>
      </w:r>
      <w:r>
        <w:rPr>
          <w:rFonts w:cs="Times New Roman"/>
          <w:szCs w:val="24"/>
        </w:rPr>
        <w:t>.</w:t>
      </w:r>
    </w:p>
    <w:p w14:paraId="0064105F" w14:textId="77777777" w:rsidR="00B767D9" w:rsidRDefault="00B767D9" w:rsidP="009A0C3B">
      <w:pPr>
        <w:pStyle w:val="a8"/>
        <w:numPr>
          <w:ilvl w:val="1"/>
          <w:numId w:val="13"/>
        </w:numPr>
        <w:spacing w:line="276" w:lineRule="auto"/>
        <w:rPr>
          <w:rFonts w:cs="Times New Roman"/>
          <w:szCs w:val="24"/>
        </w:rPr>
      </w:pPr>
      <w:r>
        <w:rPr>
          <w:rFonts w:cs="Times New Roman"/>
          <w:szCs w:val="24"/>
        </w:rPr>
        <w:t xml:space="preserve"> </w:t>
      </w:r>
      <w:r w:rsidRPr="00E07E2F">
        <w:rPr>
          <w:rFonts w:cs="Times New Roman"/>
          <w:szCs w:val="24"/>
        </w:rPr>
        <w:t>Выделение QRS комплексов сигнала ЭКГ</w:t>
      </w:r>
      <w:r>
        <w:rPr>
          <w:rFonts w:cs="Times New Roman"/>
          <w:szCs w:val="24"/>
        </w:rPr>
        <w:t>:</w:t>
      </w:r>
    </w:p>
    <w:p w14:paraId="19D4CAB4" w14:textId="77777777" w:rsidR="00B767D9" w:rsidRDefault="00B767D9" w:rsidP="009A0C3B">
      <w:pPr>
        <w:pStyle w:val="a8"/>
        <w:numPr>
          <w:ilvl w:val="0"/>
          <w:numId w:val="14"/>
        </w:numPr>
        <w:spacing w:line="276" w:lineRule="auto"/>
        <w:rPr>
          <w:rFonts w:cs="Times New Roman"/>
          <w:szCs w:val="24"/>
        </w:rPr>
      </w:pPr>
      <w:r w:rsidRPr="00E07E2F">
        <w:rPr>
          <w:rFonts w:cs="Times New Roman"/>
          <w:szCs w:val="24"/>
        </w:rPr>
        <w:t>Определение шкалы детализирующих коэффициентов</w:t>
      </w:r>
      <w:r>
        <w:rPr>
          <w:rFonts w:cs="Times New Roman"/>
          <w:szCs w:val="24"/>
        </w:rPr>
        <w:t>.</w:t>
      </w:r>
    </w:p>
    <w:p w14:paraId="13712C18" w14:textId="77777777" w:rsidR="00B767D9" w:rsidRDefault="00B767D9" w:rsidP="009A0C3B">
      <w:pPr>
        <w:pStyle w:val="a8"/>
        <w:numPr>
          <w:ilvl w:val="0"/>
          <w:numId w:val="14"/>
        </w:numPr>
        <w:spacing w:line="276" w:lineRule="auto"/>
        <w:rPr>
          <w:rFonts w:cs="Times New Roman"/>
          <w:szCs w:val="24"/>
        </w:rPr>
      </w:pPr>
      <w:r w:rsidRPr="003B4F77">
        <w:rPr>
          <w:rFonts w:cs="Times New Roman"/>
          <w:szCs w:val="24"/>
        </w:rPr>
        <w:t>Получение всех пересечений нуля дет</w:t>
      </w:r>
      <w:r>
        <w:rPr>
          <w:rFonts w:cs="Times New Roman"/>
          <w:szCs w:val="24"/>
        </w:rPr>
        <w:t>а</w:t>
      </w:r>
      <w:r w:rsidRPr="003B4F77">
        <w:rPr>
          <w:rFonts w:cs="Times New Roman"/>
          <w:szCs w:val="24"/>
        </w:rPr>
        <w:t>лизирующими коэффициентами соответствующей шкалы</w:t>
      </w:r>
      <w:r>
        <w:rPr>
          <w:rFonts w:cs="Times New Roman"/>
          <w:szCs w:val="24"/>
        </w:rPr>
        <w:t>.</w:t>
      </w:r>
    </w:p>
    <w:p w14:paraId="77B5483F" w14:textId="77777777" w:rsidR="00B767D9" w:rsidRDefault="00B767D9" w:rsidP="009A0C3B">
      <w:pPr>
        <w:pStyle w:val="a8"/>
        <w:numPr>
          <w:ilvl w:val="0"/>
          <w:numId w:val="14"/>
        </w:numPr>
        <w:spacing w:line="276" w:lineRule="auto"/>
        <w:rPr>
          <w:rFonts w:cs="Times New Roman"/>
          <w:szCs w:val="24"/>
        </w:rPr>
      </w:pPr>
      <w:r w:rsidRPr="003B4F77">
        <w:rPr>
          <w:rFonts w:cs="Times New Roman"/>
          <w:szCs w:val="24"/>
        </w:rPr>
        <w:t>Выбор пересечений нуля, соответствующих R-пикам</w:t>
      </w:r>
      <w:r>
        <w:rPr>
          <w:rFonts w:cs="Times New Roman"/>
          <w:szCs w:val="24"/>
        </w:rPr>
        <w:t>.</w:t>
      </w:r>
    </w:p>
    <w:p w14:paraId="00A19FBE" w14:textId="77777777" w:rsidR="00B767D9" w:rsidRDefault="00B767D9" w:rsidP="009A0C3B">
      <w:pPr>
        <w:pStyle w:val="a8"/>
        <w:numPr>
          <w:ilvl w:val="0"/>
          <w:numId w:val="14"/>
        </w:numPr>
        <w:spacing w:line="276" w:lineRule="auto"/>
        <w:rPr>
          <w:rFonts w:cs="Times New Roman"/>
          <w:szCs w:val="24"/>
        </w:rPr>
      </w:pPr>
      <w:r w:rsidRPr="003B4F77">
        <w:rPr>
          <w:rFonts w:cs="Times New Roman"/>
          <w:szCs w:val="24"/>
        </w:rPr>
        <w:lastRenderedPageBreak/>
        <w:t>Установление отметки об M-образности R-пика</w:t>
      </w:r>
      <w:r>
        <w:rPr>
          <w:rFonts w:cs="Times New Roman"/>
          <w:szCs w:val="24"/>
        </w:rPr>
        <w:t xml:space="preserve">, если </w:t>
      </w:r>
      <w:r>
        <w:rPr>
          <w:rFonts w:cs="Times New Roman"/>
          <w:szCs w:val="24"/>
          <w:lang w:val="en-US"/>
        </w:rPr>
        <w:t>R</w:t>
      </w:r>
      <w:r>
        <w:rPr>
          <w:rFonts w:cs="Times New Roman"/>
          <w:szCs w:val="24"/>
        </w:rPr>
        <w:t xml:space="preserve">-пик имеет </w:t>
      </w:r>
      <w:r>
        <w:rPr>
          <w:rFonts w:cs="Times New Roman"/>
          <w:szCs w:val="24"/>
          <w:lang w:val="en-US"/>
        </w:rPr>
        <w:t>M</w:t>
      </w:r>
      <w:r>
        <w:rPr>
          <w:rFonts w:cs="Times New Roman"/>
          <w:szCs w:val="24"/>
        </w:rPr>
        <w:t>-образную морфологию.</w:t>
      </w:r>
    </w:p>
    <w:p w14:paraId="5379F5A4" w14:textId="77777777" w:rsidR="00B767D9" w:rsidRDefault="00B767D9" w:rsidP="009A0C3B">
      <w:pPr>
        <w:pStyle w:val="a8"/>
        <w:numPr>
          <w:ilvl w:val="0"/>
          <w:numId w:val="14"/>
        </w:numPr>
        <w:spacing w:line="276" w:lineRule="auto"/>
        <w:rPr>
          <w:rFonts w:cs="Times New Roman"/>
          <w:szCs w:val="24"/>
        </w:rPr>
      </w:pPr>
      <w:r w:rsidRPr="003B4F77">
        <w:rPr>
          <w:rFonts w:cs="Times New Roman"/>
          <w:szCs w:val="24"/>
        </w:rPr>
        <w:t>Определение точек начала каждого QRS-комплекса</w:t>
      </w:r>
      <w:r>
        <w:rPr>
          <w:rFonts w:cs="Times New Roman"/>
          <w:szCs w:val="24"/>
        </w:rPr>
        <w:t>.</w:t>
      </w:r>
    </w:p>
    <w:p w14:paraId="08D18892" w14:textId="77777777" w:rsidR="00B767D9" w:rsidRDefault="00B767D9" w:rsidP="009A0C3B">
      <w:pPr>
        <w:pStyle w:val="a8"/>
        <w:numPr>
          <w:ilvl w:val="0"/>
          <w:numId w:val="14"/>
        </w:numPr>
        <w:spacing w:line="276" w:lineRule="auto"/>
        <w:rPr>
          <w:rFonts w:cs="Times New Roman"/>
          <w:szCs w:val="24"/>
        </w:rPr>
      </w:pPr>
      <w:r w:rsidRPr="003B4F77">
        <w:rPr>
          <w:rFonts w:cs="Times New Roman"/>
          <w:szCs w:val="24"/>
        </w:rPr>
        <w:t>Определение точек окончания каждого QRS-комплекса</w:t>
      </w:r>
      <w:r>
        <w:rPr>
          <w:rFonts w:cs="Times New Roman"/>
          <w:szCs w:val="24"/>
        </w:rPr>
        <w:t>.</w:t>
      </w:r>
    </w:p>
    <w:p w14:paraId="69710EDF" w14:textId="77777777" w:rsidR="00B767D9" w:rsidRDefault="00B767D9" w:rsidP="009A0C3B">
      <w:pPr>
        <w:pStyle w:val="a8"/>
        <w:numPr>
          <w:ilvl w:val="0"/>
          <w:numId w:val="14"/>
        </w:numPr>
        <w:spacing w:line="276" w:lineRule="auto"/>
        <w:rPr>
          <w:rFonts w:cs="Times New Roman"/>
          <w:szCs w:val="24"/>
        </w:rPr>
      </w:pPr>
      <w:r w:rsidRPr="003B4F77">
        <w:rPr>
          <w:rFonts w:cs="Times New Roman"/>
          <w:szCs w:val="24"/>
        </w:rPr>
        <w:t>Выполнение уточнения расположения R-пика</w:t>
      </w:r>
      <w:r>
        <w:rPr>
          <w:rFonts w:cs="Times New Roman"/>
          <w:szCs w:val="24"/>
        </w:rPr>
        <w:t>.</w:t>
      </w:r>
    </w:p>
    <w:p w14:paraId="315465F1" w14:textId="77777777" w:rsidR="00B767D9" w:rsidRDefault="00B767D9" w:rsidP="009A0C3B">
      <w:pPr>
        <w:pStyle w:val="a8"/>
        <w:numPr>
          <w:ilvl w:val="1"/>
          <w:numId w:val="13"/>
        </w:numPr>
        <w:spacing w:line="276" w:lineRule="auto"/>
        <w:rPr>
          <w:rFonts w:cs="Times New Roman"/>
          <w:szCs w:val="24"/>
        </w:rPr>
      </w:pPr>
      <w:r>
        <w:rPr>
          <w:rFonts w:cs="Times New Roman"/>
          <w:szCs w:val="24"/>
        </w:rPr>
        <w:t xml:space="preserve"> </w:t>
      </w:r>
      <w:r w:rsidRPr="003B4F77">
        <w:rPr>
          <w:rFonts w:cs="Times New Roman"/>
          <w:szCs w:val="24"/>
        </w:rPr>
        <w:t>Выделение P волн сигнала ЭКГ</w:t>
      </w:r>
      <w:r>
        <w:rPr>
          <w:rFonts w:cs="Times New Roman"/>
          <w:szCs w:val="24"/>
        </w:rPr>
        <w:t>:</w:t>
      </w:r>
    </w:p>
    <w:p w14:paraId="0DD79BBB" w14:textId="77777777" w:rsidR="00B767D9" w:rsidRDefault="00B767D9" w:rsidP="009A0C3B">
      <w:pPr>
        <w:pStyle w:val="a8"/>
        <w:numPr>
          <w:ilvl w:val="0"/>
          <w:numId w:val="15"/>
        </w:numPr>
        <w:spacing w:line="276" w:lineRule="auto"/>
        <w:rPr>
          <w:rFonts w:cs="Times New Roman"/>
          <w:szCs w:val="24"/>
        </w:rPr>
      </w:pPr>
      <w:r w:rsidRPr="003B4F77">
        <w:rPr>
          <w:rFonts w:cs="Times New Roman"/>
          <w:szCs w:val="24"/>
        </w:rPr>
        <w:t>Определение шкалы детализирующих коэффициентов</w:t>
      </w:r>
      <w:r>
        <w:rPr>
          <w:rFonts w:cs="Times New Roman"/>
          <w:szCs w:val="24"/>
        </w:rPr>
        <w:t>.</w:t>
      </w:r>
    </w:p>
    <w:p w14:paraId="237E0BDC" w14:textId="77777777" w:rsidR="00B767D9" w:rsidRDefault="00B767D9" w:rsidP="009A0C3B">
      <w:pPr>
        <w:pStyle w:val="a8"/>
        <w:numPr>
          <w:ilvl w:val="0"/>
          <w:numId w:val="15"/>
        </w:numPr>
        <w:spacing w:line="276" w:lineRule="auto"/>
        <w:rPr>
          <w:rFonts w:cs="Times New Roman"/>
          <w:szCs w:val="24"/>
        </w:rPr>
      </w:pPr>
      <w:r>
        <w:rPr>
          <w:rFonts w:cs="Times New Roman"/>
          <w:szCs w:val="24"/>
        </w:rPr>
        <w:t xml:space="preserve">В цикле по числу найденных </w:t>
      </w:r>
      <w:r>
        <w:rPr>
          <w:rFonts w:cs="Times New Roman"/>
          <w:szCs w:val="24"/>
          <w:lang w:val="en-US"/>
        </w:rPr>
        <w:t>QRS</w:t>
      </w:r>
      <w:r>
        <w:rPr>
          <w:rFonts w:cs="Times New Roman"/>
          <w:szCs w:val="24"/>
        </w:rPr>
        <w:t>-комплексов выполняется:</w:t>
      </w:r>
    </w:p>
    <w:p w14:paraId="3599AFDE"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Определение окна поиска волны P</w:t>
      </w:r>
      <w:r>
        <w:rPr>
          <w:rFonts w:cs="Times New Roman"/>
          <w:szCs w:val="24"/>
        </w:rPr>
        <w:t>.</w:t>
      </w:r>
    </w:p>
    <w:p w14:paraId="63FCB349"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Получение всех пересечений нуля детализирующих коэффициентов выбранной шкалы в найденном окне</w:t>
      </w:r>
      <w:r>
        <w:rPr>
          <w:rFonts w:cs="Times New Roman"/>
          <w:szCs w:val="24"/>
        </w:rPr>
        <w:t>.</w:t>
      </w:r>
    </w:p>
    <w:p w14:paraId="7076D6FA"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Определение пика волны P</w:t>
      </w:r>
      <w:r>
        <w:rPr>
          <w:rFonts w:cs="Times New Roman"/>
          <w:szCs w:val="24"/>
        </w:rPr>
        <w:t>.</w:t>
      </w:r>
    </w:p>
    <w:p w14:paraId="1A221E66"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Проверка полученного пика волны P на M-образность</w:t>
      </w:r>
      <w:r>
        <w:rPr>
          <w:rFonts w:cs="Times New Roman"/>
          <w:szCs w:val="24"/>
        </w:rPr>
        <w:t>.</w:t>
      </w:r>
    </w:p>
    <w:p w14:paraId="29F4DFFC"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Проверка полученного пика волны P на бифазность</w:t>
      </w:r>
      <w:r>
        <w:rPr>
          <w:rFonts w:cs="Times New Roman"/>
          <w:szCs w:val="24"/>
        </w:rPr>
        <w:t>.</w:t>
      </w:r>
    </w:p>
    <w:p w14:paraId="3241917A"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Определение начала волны P</w:t>
      </w:r>
      <w:r>
        <w:rPr>
          <w:rFonts w:cs="Times New Roman"/>
          <w:szCs w:val="24"/>
        </w:rPr>
        <w:t>.</w:t>
      </w:r>
    </w:p>
    <w:p w14:paraId="1876C160" w14:textId="77777777" w:rsidR="00B767D9" w:rsidRDefault="00B767D9" w:rsidP="009A0C3B">
      <w:pPr>
        <w:pStyle w:val="a8"/>
        <w:numPr>
          <w:ilvl w:val="0"/>
          <w:numId w:val="16"/>
        </w:numPr>
        <w:spacing w:line="276" w:lineRule="auto"/>
        <w:rPr>
          <w:rFonts w:cs="Times New Roman"/>
          <w:szCs w:val="24"/>
        </w:rPr>
      </w:pPr>
      <w:r w:rsidRPr="00B10088">
        <w:rPr>
          <w:rFonts w:cs="Times New Roman"/>
          <w:szCs w:val="24"/>
        </w:rPr>
        <w:t>Определение окончания волны P</w:t>
      </w:r>
      <w:r>
        <w:rPr>
          <w:rFonts w:cs="Times New Roman"/>
          <w:szCs w:val="24"/>
        </w:rPr>
        <w:t>.</w:t>
      </w:r>
    </w:p>
    <w:p w14:paraId="1EE5415D" w14:textId="77777777" w:rsidR="00B767D9" w:rsidRDefault="00B767D9" w:rsidP="009A0C3B">
      <w:pPr>
        <w:pStyle w:val="a8"/>
        <w:numPr>
          <w:ilvl w:val="0"/>
          <w:numId w:val="15"/>
        </w:numPr>
        <w:spacing w:line="276" w:lineRule="auto"/>
        <w:rPr>
          <w:rFonts w:cs="Times New Roman"/>
          <w:szCs w:val="24"/>
        </w:rPr>
      </w:pPr>
      <w:r w:rsidRPr="00B10088">
        <w:rPr>
          <w:rFonts w:cs="Times New Roman"/>
          <w:szCs w:val="24"/>
        </w:rPr>
        <w:t>Выполнение уточнения расположения всех найденных пиков волн P</w:t>
      </w:r>
      <w:r>
        <w:rPr>
          <w:rFonts w:cs="Times New Roman"/>
          <w:szCs w:val="24"/>
        </w:rPr>
        <w:t>.</w:t>
      </w:r>
    </w:p>
    <w:p w14:paraId="5C095D2F" w14:textId="77777777" w:rsidR="00B767D9" w:rsidRDefault="00B767D9" w:rsidP="009A0C3B">
      <w:pPr>
        <w:pStyle w:val="a8"/>
        <w:numPr>
          <w:ilvl w:val="1"/>
          <w:numId w:val="13"/>
        </w:numPr>
        <w:spacing w:line="276" w:lineRule="auto"/>
        <w:rPr>
          <w:rFonts w:cs="Times New Roman"/>
          <w:szCs w:val="24"/>
        </w:rPr>
      </w:pPr>
      <w:r>
        <w:rPr>
          <w:rFonts w:cs="Times New Roman"/>
          <w:szCs w:val="24"/>
        </w:rPr>
        <w:t xml:space="preserve"> </w:t>
      </w:r>
      <w:r w:rsidRPr="00B10088">
        <w:rPr>
          <w:rFonts w:cs="Times New Roman"/>
          <w:szCs w:val="24"/>
        </w:rPr>
        <w:t>Выделение T волн сигнала ЭКГ</w:t>
      </w:r>
      <w:r>
        <w:rPr>
          <w:rFonts w:cs="Times New Roman"/>
          <w:szCs w:val="24"/>
        </w:rPr>
        <w:t>:</w:t>
      </w:r>
    </w:p>
    <w:p w14:paraId="6E48AA17" w14:textId="77777777" w:rsidR="00B767D9" w:rsidRDefault="00B767D9" w:rsidP="009A0C3B">
      <w:pPr>
        <w:pStyle w:val="a8"/>
        <w:numPr>
          <w:ilvl w:val="2"/>
          <w:numId w:val="17"/>
        </w:numPr>
        <w:spacing w:line="276" w:lineRule="auto"/>
        <w:rPr>
          <w:rFonts w:cs="Times New Roman"/>
          <w:szCs w:val="24"/>
        </w:rPr>
      </w:pPr>
      <w:r w:rsidRPr="00B10088">
        <w:rPr>
          <w:rFonts w:cs="Times New Roman"/>
          <w:szCs w:val="24"/>
        </w:rPr>
        <w:t>Определение шкалы детализирующих коэффициентов</w:t>
      </w:r>
      <w:r>
        <w:rPr>
          <w:rFonts w:cs="Times New Roman"/>
          <w:szCs w:val="24"/>
        </w:rPr>
        <w:t>.</w:t>
      </w:r>
    </w:p>
    <w:p w14:paraId="74B22246" w14:textId="77777777" w:rsidR="00B767D9" w:rsidRDefault="00B767D9" w:rsidP="009A0C3B">
      <w:pPr>
        <w:pStyle w:val="a8"/>
        <w:numPr>
          <w:ilvl w:val="2"/>
          <w:numId w:val="17"/>
        </w:numPr>
        <w:spacing w:line="276" w:lineRule="auto"/>
        <w:rPr>
          <w:rFonts w:cs="Times New Roman"/>
          <w:szCs w:val="24"/>
        </w:rPr>
      </w:pPr>
      <w:r>
        <w:rPr>
          <w:rFonts w:cs="Times New Roman"/>
          <w:szCs w:val="24"/>
        </w:rPr>
        <w:t xml:space="preserve">В цикле по числу найденных </w:t>
      </w:r>
      <w:r>
        <w:rPr>
          <w:rFonts w:cs="Times New Roman"/>
          <w:szCs w:val="24"/>
          <w:lang w:val="en-US"/>
        </w:rPr>
        <w:t>QRS</w:t>
      </w:r>
      <w:r>
        <w:rPr>
          <w:rFonts w:cs="Times New Roman"/>
          <w:szCs w:val="24"/>
        </w:rPr>
        <w:t>-комплексов выполняется:</w:t>
      </w:r>
    </w:p>
    <w:p w14:paraId="70D9C340" w14:textId="77777777" w:rsidR="00B767D9" w:rsidRDefault="00B767D9" w:rsidP="009A0C3B">
      <w:pPr>
        <w:pStyle w:val="a8"/>
        <w:numPr>
          <w:ilvl w:val="0"/>
          <w:numId w:val="18"/>
        </w:numPr>
        <w:spacing w:line="276" w:lineRule="auto"/>
        <w:rPr>
          <w:rFonts w:cs="Times New Roman"/>
          <w:szCs w:val="24"/>
        </w:rPr>
      </w:pPr>
      <w:r>
        <w:rPr>
          <w:rFonts w:cs="Times New Roman"/>
          <w:szCs w:val="24"/>
        </w:rPr>
        <w:t>Определение окна поиска волны T</w:t>
      </w:r>
      <w:r w:rsidRPr="00FA46AE">
        <w:rPr>
          <w:rFonts w:cs="Times New Roman"/>
          <w:szCs w:val="24"/>
        </w:rPr>
        <w:t>.</w:t>
      </w:r>
    </w:p>
    <w:p w14:paraId="6D2456C6" w14:textId="77777777" w:rsidR="00B767D9" w:rsidRDefault="00B767D9" w:rsidP="009A0C3B">
      <w:pPr>
        <w:pStyle w:val="a8"/>
        <w:numPr>
          <w:ilvl w:val="0"/>
          <w:numId w:val="18"/>
        </w:numPr>
        <w:spacing w:line="276" w:lineRule="auto"/>
        <w:rPr>
          <w:rFonts w:cs="Times New Roman"/>
          <w:szCs w:val="24"/>
        </w:rPr>
      </w:pPr>
      <w:r w:rsidRPr="00FA46AE">
        <w:rPr>
          <w:rFonts w:cs="Times New Roman"/>
          <w:szCs w:val="24"/>
        </w:rPr>
        <w:t>Получение всех пересечений нуля детализирующих коэффициентов выбранной шкалы в найденном окне.</w:t>
      </w:r>
    </w:p>
    <w:p w14:paraId="2621D2C2" w14:textId="77777777" w:rsidR="00B767D9" w:rsidRDefault="00B767D9" w:rsidP="009A0C3B">
      <w:pPr>
        <w:pStyle w:val="a8"/>
        <w:numPr>
          <w:ilvl w:val="0"/>
          <w:numId w:val="18"/>
        </w:numPr>
        <w:spacing w:line="276" w:lineRule="auto"/>
        <w:rPr>
          <w:rFonts w:cs="Times New Roman"/>
          <w:szCs w:val="24"/>
        </w:rPr>
      </w:pPr>
      <w:r>
        <w:rPr>
          <w:rFonts w:cs="Times New Roman"/>
          <w:szCs w:val="24"/>
        </w:rPr>
        <w:t>Определение пика волны T</w:t>
      </w:r>
      <w:r w:rsidRPr="00FA46AE">
        <w:rPr>
          <w:rFonts w:cs="Times New Roman"/>
          <w:szCs w:val="24"/>
        </w:rPr>
        <w:t>.</w:t>
      </w:r>
    </w:p>
    <w:p w14:paraId="7A9F1472" w14:textId="77777777" w:rsidR="00B767D9" w:rsidRDefault="00B767D9" w:rsidP="009A0C3B">
      <w:pPr>
        <w:pStyle w:val="a8"/>
        <w:numPr>
          <w:ilvl w:val="0"/>
          <w:numId w:val="18"/>
        </w:numPr>
        <w:spacing w:line="276" w:lineRule="auto"/>
        <w:rPr>
          <w:rFonts w:cs="Times New Roman"/>
          <w:szCs w:val="24"/>
        </w:rPr>
      </w:pPr>
      <w:r w:rsidRPr="00FA46AE">
        <w:rPr>
          <w:rFonts w:cs="Times New Roman"/>
          <w:szCs w:val="24"/>
        </w:rPr>
        <w:t>П</w:t>
      </w:r>
      <w:r>
        <w:rPr>
          <w:rFonts w:cs="Times New Roman"/>
          <w:szCs w:val="24"/>
        </w:rPr>
        <w:t>роверка полученного пика волны T</w:t>
      </w:r>
      <w:r w:rsidRPr="00FA46AE">
        <w:rPr>
          <w:rFonts w:cs="Times New Roman"/>
          <w:szCs w:val="24"/>
        </w:rPr>
        <w:t xml:space="preserve"> на M-образность.</w:t>
      </w:r>
    </w:p>
    <w:p w14:paraId="43E04D8E" w14:textId="77777777" w:rsidR="00B767D9" w:rsidRDefault="00B767D9" w:rsidP="009A0C3B">
      <w:pPr>
        <w:pStyle w:val="a8"/>
        <w:numPr>
          <w:ilvl w:val="0"/>
          <w:numId w:val="18"/>
        </w:numPr>
        <w:spacing w:line="276" w:lineRule="auto"/>
        <w:rPr>
          <w:rFonts w:cs="Times New Roman"/>
          <w:szCs w:val="24"/>
        </w:rPr>
      </w:pPr>
      <w:r w:rsidRPr="00FA46AE">
        <w:rPr>
          <w:rFonts w:cs="Times New Roman"/>
          <w:szCs w:val="24"/>
        </w:rPr>
        <w:t>П</w:t>
      </w:r>
      <w:r>
        <w:rPr>
          <w:rFonts w:cs="Times New Roman"/>
          <w:szCs w:val="24"/>
        </w:rPr>
        <w:t>роверка полученного пика волны T</w:t>
      </w:r>
      <w:r w:rsidRPr="00FA46AE">
        <w:rPr>
          <w:rFonts w:cs="Times New Roman"/>
          <w:szCs w:val="24"/>
        </w:rPr>
        <w:t xml:space="preserve"> на бифазность.</w:t>
      </w:r>
    </w:p>
    <w:p w14:paraId="0F0C090B" w14:textId="77777777" w:rsidR="00B767D9" w:rsidRDefault="00B767D9" w:rsidP="009A0C3B">
      <w:pPr>
        <w:pStyle w:val="a8"/>
        <w:numPr>
          <w:ilvl w:val="0"/>
          <w:numId w:val="18"/>
        </w:numPr>
        <w:spacing w:line="276" w:lineRule="auto"/>
        <w:rPr>
          <w:rFonts w:cs="Times New Roman"/>
          <w:szCs w:val="24"/>
        </w:rPr>
      </w:pPr>
      <w:r>
        <w:rPr>
          <w:rFonts w:cs="Times New Roman"/>
          <w:szCs w:val="24"/>
        </w:rPr>
        <w:t>Определение начала волны T</w:t>
      </w:r>
      <w:r w:rsidRPr="00FA46AE">
        <w:rPr>
          <w:rFonts w:cs="Times New Roman"/>
          <w:szCs w:val="24"/>
        </w:rPr>
        <w:t>.</w:t>
      </w:r>
    </w:p>
    <w:p w14:paraId="5BC3B746" w14:textId="77777777" w:rsidR="00B767D9" w:rsidRDefault="00B767D9" w:rsidP="009A0C3B">
      <w:pPr>
        <w:pStyle w:val="a8"/>
        <w:numPr>
          <w:ilvl w:val="0"/>
          <w:numId w:val="18"/>
        </w:numPr>
        <w:spacing w:line="276" w:lineRule="auto"/>
        <w:rPr>
          <w:rFonts w:cs="Times New Roman"/>
          <w:szCs w:val="24"/>
        </w:rPr>
      </w:pPr>
      <w:r>
        <w:rPr>
          <w:rFonts w:cs="Times New Roman"/>
          <w:szCs w:val="24"/>
        </w:rPr>
        <w:t>Определение окончания волны T</w:t>
      </w:r>
      <w:r w:rsidRPr="00FA46AE">
        <w:rPr>
          <w:rFonts w:cs="Times New Roman"/>
          <w:szCs w:val="24"/>
        </w:rPr>
        <w:t>.</w:t>
      </w:r>
    </w:p>
    <w:p w14:paraId="7E5ACED2" w14:textId="77777777" w:rsidR="00B767D9" w:rsidRDefault="00B767D9" w:rsidP="009A0C3B">
      <w:pPr>
        <w:pStyle w:val="a8"/>
        <w:numPr>
          <w:ilvl w:val="2"/>
          <w:numId w:val="17"/>
        </w:numPr>
        <w:spacing w:line="276" w:lineRule="auto"/>
        <w:rPr>
          <w:rFonts w:cs="Times New Roman"/>
          <w:szCs w:val="24"/>
        </w:rPr>
      </w:pPr>
      <w:r>
        <w:rPr>
          <w:rFonts w:cs="Times New Roman"/>
          <w:szCs w:val="24"/>
        </w:rPr>
        <w:t xml:space="preserve"> </w:t>
      </w:r>
      <w:r w:rsidRPr="00B10088">
        <w:rPr>
          <w:rFonts w:cs="Times New Roman"/>
          <w:szCs w:val="24"/>
        </w:rPr>
        <w:t>Выполнение уточнения расположения всех найденных пиков волн</w:t>
      </w:r>
      <w:r>
        <w:rPr>
          <w:rFonts w:cs="Times New Roman"/>
          <w:szCs w:val="24"/>
        </w:rPr>
        <w:t xml:space="preserve"> </w:t>
      </w:r>
      <w:r>
        <w:rPr>
          <w:rFonts w:cs="Times New Roman"/>
          <w:szCs w:val="24"/>
          <w:lang w:val="en-US"/>
        </w:rPr>
        <w:t>T</w:t>
      </w:r>
      <w:r>
        <w:rPr>
          <w:rFonts w:cs="Times New Roman"/>
          <w:szCs w:val="24"/>
        </w:rPr>
        <w:t>.</w:t>
      </w:r>
    </w:p>
    <w:p w14:paraId="7CBD38AF" w14:textId="77777777" w:rsidR="00B767D9" w:rsidRPr="00B767D9" w:rsidDel="00E5657A" w:rsidRDefault="00B767D9" w:rsidP="00B767D9">
      <w:pPr>
        <w:rPr>
          <w:del w:id="483" w:author="sergey" w:date="2016-10-25T15:56:00Z"/>
        </w:rPr>
      </w:pPr>
      <w:r w:rsidRPr="00FA46AE">
        <w:rPr>
          <w:rFonts w:cs="Times New Roman"/>
          <w:szCs w:val="24"/>
        </w:rPr>
        <w:t>Сохранение файлов сегментации посредством интерфейса модуля "Кардиобаза"</w:t>
      </w:r>
      <w:r>
        <w:rPr>
          <w:rFonts w:cs="Times New Roman"/>
          <w:szCs w:val="24"/>
        </w:rPr>
        <w:t>.</w:t>
      </w:r>
    </w:p>
    <w:p w14:paraId="02348F15" w14:textId="77777777" w:rsidR="00B41288" w:rsidRDefault="00B41288">
      <w:pPr>
        <w:ind w:firstLine="0"/>
        <w:rPr>
          <w:del w:id="484" w:author="sergey" w:date="2016-10-25T15:56:00Z"/>
        </w:rPr>
        <w:pPrChange w:id="485" w:author="sergey" w:date="2016-10-25T15:56:00Z">
          <w:pPr/>
        </w:pPrChange>
      </w:pPr>
    </w:p>
    <w:p w14:paraId="3561D5B2" w14:textId="77777777" w:rsidR="00664C65" w:rsidRPr="00664C65" w:rsidRDefault="0095748E">
      <w:del w:id="486" w:author="sergey" w:date="2016-10-25T15:56:00Z">
        <w:r w:rsidRPr="00664C65" w:rsidDel="00E5657A">
          <w:delText xml:space="preserve"> </w:delText>
        </w:r>
      </w:del>
    </w:p>
    <w:p w14:paraId="054FE8EF" w14:textId="77777777" w:rsidR="00CE1053" w:rsidRDefault="00A56E2B" w:rsidP="00CE1053">
      <w:pPr>
        <w:pStyle w:val="4"/>
      </w:pPr>
      <w:r>
        <w:t>Синтез признаков</w:t>
      </w:r>
    </w:p>
    <w:p w14:paraId="65A7C614" w14:textId="77777777" w:rsidR="00A56E2B" w:rsidRPr="00A56E2B" w:rsidRDefault="00A56E2B" w:rsidP="00A56E2B">
      <w:r>
        <w:t xml:space="preserve">Выделение признаков на основе данных о сегментации сигнала реализовано тривиальным образом: строятся распределения интересуемых величин (например, распределение длин </w:t>
      </w:r>
      <w:r>
        <w:rPr>
          <w:lang w:val="en-US"/>
        </w:rPr>
        <w:t>QRS</w:t>
      </w:r>
      <w:r w:rsidRPr="00A56E2B">
        <w:t xml:space="preserve"> </w:t>
      </w:r>
      <w:r>
        <w:t xml:space="preserve">комплекса) и вычисляются числовые характеристики данных распределений. </w:t>
      </w:r>
    </w:p>
    <w:p w14:paraId="7066E260" w14:textId="77777777" w:rsidR="00CE1053" w:rsidDel="00E5657A" w:rsidRDefault="00CE1053" w:rsidP="00CE1053">
      <w:pPr>
        <w:rPr>
          <w:del w:id="487" w:author="sergey" w:date="2016-10-25T15:57:00Z"/>
        </w:rPr>
      </w:pPr>
    </w:p>
    <w:p w14:paraId="36077968" w14:textId="77777777" w:rsidR="00A56E2B" w:rsidRDefault="00A56E2B" w:rsidP="00A56E2B">
      <w:pPr>
        <w:pStyle w:val="4"/>
        <w:rPr>
          <w:ins w:id="488" w:author="sergey" w:date="2016-10-25T15:57:00Z"/>
        </w:rPr>
      </w:pPr>
      <w:r>
        <w:t>Прямые методы диагностики</w:t>
      </w:r>
    </w:p>
    <w:p w14:paraId="57C9606C" w14:textId="77777777" w:rsidR="00B41288" w:rsidRDefault="00E5657A">
      <w:pPr>
        <w:rPr>
          <w:ins w:id="489" w:author="sergey" w:date="2016-10-25T15:57:00Z"/>
        </w:rPr>
        <w:pPrChange w:id="490" w:author="sergey" w:date="2016-10-25T15:57:00Z">
          <w:pPr>
            <w:pStyle w:val="4"/>
          </w:pPr>
        </w:pPrChange>
      </w:pPr>
      <w:ins w:id="491" w:author="sergey" w:date="2016-10-25T15:57:00Z">
        <w:r>
          <w:t>Общая схема алгоритма прямой диагностики</w:t>
        </w:r>
      </w:ins>
      <w:ins w:id="492" w:author="sergey" w:date="2016-10-25T15:58:00Z">
        <w:r>
          <w:t xml:space="preserve"> представлена ниже.</w:t>
        </w:r>
      </w:ins>
    </w:p>
    <w:p w14:paraId="638500AD" w14:textId="77777777" w:rsidR="00B41288" w:rsidRDefault="00E5657A">
      <w:pPr>
        <w:pStyle w:val="a8"/>
        <w:numPr>
          <w:ilvl w:val="0"/>
          <w:numId w:val="27"/>
        </w:numPr>
        <w:spacing w:line="276" w:lineRule="auto"/>
        <w:rPr>
          <w:ins w:id="493" w:author="sergey" w:date="2016-10-25T15:57:00Z"/>
          <w:rFonts w:cs="Times New Roman"/>
          <w:szCs w:val="24"/>
        </w:rPr>
        <w:pPrChange w:id="494" w:author="sergey" w:date="2016-10-25T15:58:00Z">
          <w:pPr>
            <w:pStyle w:val="a8"/>
            <w:numPr>
              <w:numId w:val="12"/>
            </w:numPr>
            <w:spacing w:line="276" w:lineRule="auto"/>
            <w:ind w:left="786" w:hanging="360"/>
          </w:pPr>
        </w:pPrChange>
      </w:pPr>
      <w:ins w:id="495" w:author="sergey" w:date="2016-10-25T15:57:00Z">
        <w:r w:rsidRPr="00853FA7">
          <w:rPr>
            <w:rFonts w:cs="Times New Roman"/>
            <w:szCs w:val="24"/>
          </w:rPr>
          <w:t xml:space="preserve">Загрузка данных о пациенте и </w:t>
        </w:r>
        <w:r>
          <w:rPr>
            <w:rFonts w:cs="Times New Roman"/>
            <w:szCs w:val="24"/>
          </w:rPr>
          <w:t>признаков</w:t>
        </w:r>
        <w:r w:rsidRPr="00853FA7">
          <w:rPr>
            <w:rFonts w:cs="Times New Roman"/>
            <w:szCs w:val="24"/>
          </w:rPr>
          <w:t xml:space="preserve"> посредством интерфейса модуля "Кардиобаза"</w:t>
        </w:r>
        <w:r>
          <w:rPr>
            <w:rFonts w:cs="Times New Roman"/>
            <w:szCs w:val="24"/>
          </w:rPr>
          <w:t>.</w:t>
        </w:r>
      </w:ins>
    </w:p>
    <w:p w14:paraId="0077C6D7" w14:textId="77777777" w:rsidR="00B41288" w:rsidRDefault="00E5657A">
      <w:pPr>
        <w:pStyle w:val="a8"/>
        <w:numPr>
          <w:ilvl w:val="0"/>
          <w:numId w:val="27"/>
        </w:numPr>
        <w:spacing w:line="276" w:lineRule="auto"/>
        <w:rPr>
          <w:ins w:id="496" w:author="sergey" w:date="2016-10-25T15:57:00Z"/>
          <w:rFonts w:cs="Times New Roman"/>
          <w:szCs w:val="24"/>
        </w:rPr>
        <w:pPrChange w:id="497" w:author="sergey" w:date="2016-10-25T15:58:00Z">
          <w:pPr>
            <w:pStyle w:val="a8"/>
            <w:numPr>
              <w:numId w:val="12"/>
            </w:numPr>
            <w:spacing w:line="276" w:lineRule="auto"/>
            <w:ind w:left="786" w:hanging="360"/>
          </w:pPr>
        </w:pPrChange>
      </w:pPr>
      <w:ins w:id="498" w:author="sergey" w:date="2016-10-25T15:57:00Z">
        <w:r>
          <w:rPr>
            <w:rFonts w:cs="Times New Roman"/>
            <w:szCs w:val="24"/>
          </w:rPr>
          <w:t>Определение, является ли ритм синусовым</w:t>
        </w:r>
        <w:r w:rsidRPr="00FA46AE">
          <w:rPr>
            <w:rFonts w:cs="Times New Roman"/>
            <w:szCs w:val="24"/>
          </w:rPr>
          <w:t>:</w:t>
        </w:r>
      </w:ins>
    </w:p>
    <w:p w14:paraId="0E13DF5B" w14:textId="77777777" w:rsidR="00B41288" w:rsidRDefault="00E5657A">
      <w:pPr>
        <w:pStyle w:val="a8"/>
        <w:numPr>
          <w:ilvl w:val="0"/>
          <w:numId w:val="26"/>
        </w:numPr>
        <w:spacing w:line="276" w:lineRule="auto"/>
        <w:rPr>
          <w:ins w:id="499" w:author="sergey" w:date="2016-10-25T15:57:00Z"/>
          <w:rFonts w:cs="Times New Roman"/>
          <w:szCs w:val="24"/>
        </w:rPr>
        <w:pPrChange w:id="500" w:author="sergey" w:date="2016-10-25T15:58:00Z">
          <w:pPr>
            <w:pStyle w:val="a8"/>
            <w:numPr>
              <w:ilvl w:val="1"/>
              <w:numId w:val="13"/>
            </w:numPr>
            <w:spacing w:line="276" w:lineRule="auto"/>
            <w:ind w:left="1211" w:hanging="360"/>
          </w:pPr>
        </w:pPrChange>
      </w:pPr>
      <w:ins w:id="501" w:author="sergey" w:date="2016-10-25T15:57:00Z">
        <w:r>
          <w:rPr>
            <w:rFonts w:cs="Times New Roman"/>
            <w:szCs w:val="24"/>
          </w:rPr>
          <w:t xml:space="preserve"> Проверка, обнаружен ли зубец </w:t>
        </w:r>
        <w:r>
          <w:rPr>
            <w:rFonts w:cs="Times New Roman"/>
            <w:szCs w:val="24"/>
            <w:lang w:val="en-US"/>
          </w:rPr>
          <w:t>P</w:t>
        </w:r>
        <w:r w:rsidRPr="00A30719">
          <w:rPr>
            <w:rFonts w:cs="Times New Roman"/>
            <w:szCs w:val="24"/>
          </w:rPr>
          <w:t xml:space="preserve"> </w:t>
        </w:r>
        <w:r>
          <w:rPr>
            <w:rFonts w:cs="Times New Roman"/>
            <w:szCs w:val="24"/>
          </w:rPr>
          <w:t xml:space="preserve">в отведениях </w:t>
        </w:r>
        <w:r>
          <w:rPr>
            <w:rFonts w:cs="Times New Roman"/>
            <w:szCs w:val="24"/>
            <w:lang w:val="en-US"/>
          </w:rPr>
          <w:t>V</w:t>
        </w:r>
        <w:r w:rsidRPr="00A30719">
          <w:rPr>
            <w:rFonts w:cs="Times New Roman"/>
            <w:szCs w:val="24"/>
          </w:rPr>
          <w:t xml:space="preserve">1 </w:t>
        </w:r>
        <w:r>
          <w:rPr>
            <w:rFonts w:cs="Times New Roman"/>
            <w:szCs w:val="24"/>
          </w:rPr>
          <w:t xml:space="preserve">и </w:t>
        </w:r>
        <w:r>
          <w:rPr>
            <w:rFonts w:cs="Times New Roman"/>
            <w:szCs w:val="24"/>
            <w:lang w:val="en-US"/>
          </w:rPr>
          <w:t>II</w:t>
        </w:r>
        <w:r>
          <w:rPr>
            <w:rFonts w:cs="Times New Roman"/>
            <w:szCs w:val="24"/>
          </w:rPr>
          <w:t>.</w:t>
        </w:r>
      </w:ins>
    </w:p>
    <w:p w14:paraId="2B6C50D8" w14:textId="77777777" w:rsidR="00B41288" w:rsidRDefault="00E5657A">
      <w:pPr>
        <w:pStyle w:val="a8"/>
        <w:numPr>
          <w:ilvl w:val="0"/>
          <w:numId w:val="26"/>
        </w:numPr>
        <w:spacing w:line="276" w:lineRule="auto"/>
        <w:rPr>
          <w:ins w:id="502" w:author="sergey" w:date="2016-10-25T15:57:00Z"/>
          <w:rFonts w:cs="Times New Roman"/>
          <w:szCs w:val="24"/>
        </w:rPr>
        <w:pPrChange w:id="503" w:author="sergey" w:date="2016-10-25T15:58:00Z">
          <w:pPr>
            <w:pStyle w:val="a8"/>
            <w:numPr>
              <w:ilvl w:val="1"/>
              <w:numId w:val="13"/>
            </w:numPr>
            <w:spacing w:line="276" w:lineRule="auto"/>
            <w:ind w:left="1211" w:hanging="360"/>
          </w:pPr>
        </w:pPrChange>
      </w:pPr>
      <w:ins w:id="504" w:author="sergey" w:date="2016-10-25T15:57:00Z">
        <w:r>
          <w:rPr>
            <w:rFonts w:cs="Times New Roman"/>
            <w:szCs w:val="24"/>
          </w:rPr>
          <w:t xml:space="preserve"> Если зубец </w:t>
        </w:r>
        <w:r>
          <w:rPr>
            <w:rFonts w:cs="Times New Roman"/>
            <w:szCs w:val="24"/>
            <w:lang w:val="en-US"/>
          </w:rPr>
          <w:t>P</w:t>
        </w:r>
        <w:r w:rsidRPr="00A30719">
          <w:rPr>
            <w:rFonts w:cs="Times New Roman"/>
            <w:szCs w:val="24"/>
          </w:rPr>
          <w:t xml:space="preserve"> </w:t>
        </w:r>
        <w:r>
          <w:rPr>
            <w:rFonts w:cs="Times New Roman"/>
            <w:szCs w:val="24"/>
          </w:rPr>
          <w:t>обнаружен и ЧСС находится между 30 и 180, ритм синусовый, иначе ритм не синусовый.</w:t>
        </w:r>
      </w:ins>
    </w:p>
    <w:p w14:paraId="756648F1" w14:textId="77777777" w:rsidR="00B41288" w:rsidRDefault="00E5657A">
      <w:pPr>
        <w:pStyle w:val="a8"/>
        <w:numPr>
          <w:ilvl w:val="0"/>
          <w:numId w:val="27"/>
        </w:numPr>
        <w:spacing w:line="276" w:lineRule="auto"/>
        <w:rPr>
          <w:ins w:id="505" w:author="sergey" w:date="2016-10-25T15:57:00Z"/>
          <w:rFonts w:cs="Times New Roman"/>
          <w:szCs w:val="24"/>
        </w:rPr>
        <w:pPrChange w:id="506" w:author="sergey" w:date="2016-10-25T15:58:00Z">
          <w:pPr>
            <w:pStyle w:val="a8"/>
            <w:numPr>
              <w:numId w:val="12"/>
            </w:numPr>
            <w:spacing w:line="276" w:lineRule="auto"/>
            <w:ind w:left="786" w:hanging="360"/>
          </w:pPr>
        </w:pPrChange>
      </w:pPr>
      <w:ins w:id="507" w:author="sergey" w:date="2016-10-25T15:57:00Z">
        <w:r>
          <w:rPr>
            <w:rFonts w:cs="Times New Roman"/>
            <w:szCs w:val="24"/>
          </w:rPr>
          <w:t>Проверка регулярности ритма.</w:t>
        </w:r>
      </w:ins>
    </w:p>
    <w:p w14:paraId="70093F45" w14:textId="77777777" w:rsidR="00B41288" w:rsidRDefault="00E5657A">
      <w:pPr>
        <w:pStyle w:val="a8"/>
        <w:numPr>
          <w:ilvl w:val="0"/>
          <w:numId w:val="27"/>
        </w:numPr>
        <w:spacing w:line="276" w:lineRule="auto"/>
        <w:rPr>
          <w:ins w:id="508" w:author="sergey" w:date="2016-10-25T15:57:00Z"/>
          <w:rFonts w:cs="Times New Roman"/>
          <w:szCs w:val="24"/>
        </w:rPr>
        <w:pPrChange w:id="509" w:author="sergey" w:date="2016-10-25T15:58:00Z">
          <w:pPr>
            <w:pStyle w:val="a8"/>
            <w:numPr>
              <w:numId w:val="12"/>
            </w:numPr>
            <w:spacing w:line="276" w:lineRule="auto"/>
            <w:ind w:left="786" w:hanging="360"/>
          </w:pPr>
        </w:pPrChange>
      </w:pPr>
      <w:ins w:id="510" w:author="sergey" w:date="2016-10-25T15:57:00Z">
        <w:r>
          <w:rPr>
            <w:rFonts w:cs="Times New Roman"/>
            <w:szCs w:val="24"/>
          </w:rPr>
          <w:lastRenderedPageBreak/>
          <w:t>Диагностика тахикардии и брадикардии.</w:t>
        </w:r>
      </w:ins>
    </w:p>
    <w:p w14:paraId="2DCD2A16" w14:textId="77777777" w:rsidR="00E5657A" w:rsidRDefault="00E5657A" w:rsidP="00E5657A">
      <w:pPr>
        <w:pStyle w:val="a8"/>
        <w:numPr>
          <w:ilvl w:val="0"/>
          <w:numId w:val="24"/>
        </w:numPr>
        <w:spacing w:line="276" w:lineRule="auto"/>
        <w:rPr>
          <w:ins w:id="511" w:author="sergey" w:date="2016-10-25T15:57:00Z"/>
          <w:rFonts w:cs="Times New Roman"/>
          <w:szCs w:val="24"/>
        </w:rPr>
      </w:pPr>
      <w:ins w:id="512" w:author="sergey" w:date="2016-10-25T15:57:00Z">
        <w:r>
          <w:rPr>
            <w:rFonts w:cs="Times New Roman"/>
            <w:szCs w:val="24"/>
          </w:rPr>
          <w:t xml:space="preserve"> Если в одном из отведений обнаружен зубец </w:t>
        </w:r>
        <w:r>
          <w:rPr>
            <w:rFonts w:cs="Times New Roman"/>
            <w:szCs w:val="24"/>
            <w:lang w:val="en-US"/>
          </w:rPr>
          <w:t>P</w:t>
        </w:r>
        <w:r w:rsidRPr="00DB7420">
          <w:rPr>
            <w:rFonts w:cs="Times New Roman"/>
            <w:szCs w:val="24"/>
          </w:rPr>
          <w:t xml:space="preserve"> </w:t>
        </w:r>
        <w:r>
          <w:rPr>
            <w:rFonts w:cs="Times New Roman"/>
            <w:szCs w:val="24"/>
          </w:rPr>
          <w:t xml:space="preserve">и ЧСС </w:t>
        </w:r>
        <w:r w:rsidRPr="00DB7420">
          <w:rPr>
            <w:rFonts w:cs="Times New Roman"/>
            <w:szCs w:val="24"/>
          </w:rPr>
          <w:t xml:space="preserve">&gt; 120, </w:t>
        </w:r>
        <w:r>
          <w:rPr>
            <w:rFonts w:cs="Times New Roman"/>
            <w:szCs w:val="24"/>
          </w:rPr>
          <w:t>поставить диагноз синусовая тахикардия.</w:t>
        </w:r>
      </w:ins>
    </w:p>
    <w:p w14:paraId="32D456C0" w14:textId="77777777" w:rsidR="00E5657A" w:rsidRPr="00DB7420" w:rsidRDefault="00E5657A" w:rsidP="00E5657A">
      <w:pPr>
        <w:pStyle w:val="a8"/>
        <w:numPr>
          <w:ilvl w:val="0"/>
          <w:numId w:val="24"/>
        </w:numPr>
        <w:spacing w:line="276" w:lineRule="auto"/>
        <w:rPr>
          <w:ins w:id="513" w:author="sergey" w:date="2016-10-25T15:57:00Z"/>
          <w:rFonts w:cs="Times New Roman"/>
          <w:szCs w:val="24"/>
        </w:rPr>
      </w:pPr>
      <w:ins w:id="514" w:author="sergey" w:date="2016-10-25T15:57:00Z">
        <w:r>
          <w:rPr>
            <w:rFonts w:cs="Times New Roman"/>
            <w:szCs w:val="24"/>
          </w:rPr>
          <w:t xml:space="preserve"> Если в одном из отведений обнаружен зубец </w:t>
        </w:r>
        <w:r>
          <w:rPr>
            <w:rFonts w:cs="Times New Roman"/>
            <w:szCs w:val="24"/>
            <w:lang w:val="en-US"/>
          </w:rPr>
          <w:t>P</w:t>
        </w:r>
        <w:r w:rsidRPr="00DB7420">
          <w:rPr>
            <w:rFonts w:cs="Times New Roman"/>
            <w:szCs w:val="24"/>
          </w:rPr>
          <w:t xml:space="preserve"> </w:t>
        </w:r>
        <w:r>
          <w:rPr>
            <w:rFonts w:cs="Times New Roman"/>
            <w:szCs w:val="24"/>
          </w:rPr>
          <w:t xml:space="preserve">и ЧСС </w:t>
        </w:r>
        <w:r w:rsidRPr="00DB7420">
          <w:rPr>
            <w:rFonts w:cs="Times New Roman"/>
            <w:szCs w:val="24"/>
          </w:rPr>
          <w:t xml:space="preserve">&lt; 30, </w:t>
        </w:r>
        <w:r>
          <w:rPr>
            <w:rFonts w:cs="Times New Roman"/>
            <w:szCs w:val="24"/>
          </w:rPr>
          <w:t>поставить диагноз синусовая брадикардия.</w:t>
        </w:r>
      </w:ins>
    </w:p>
    <w:p w14:paraId="1710C58A" w14:textId="77777777" w:rsidR="00B41288" w:rsidRDefault="00E5657A">
      <w:pPr>
        <w:pStyle w:val="a8"/>
        <w:numPr>
          <w:ilvl w:val="0"/>
          <w:numId w:val="27"/>
        </w:numPr>
        <w:spacing w:line="276" w:lineRule="auto"/>
        <w:rPr>
          <w:ins w:id="515" w:author="sergey" w:date="2016-10-25T15:57:00Z"/>
          <w:rFonts w:cs="Times New Roman"/>
          <w:szCs w:val="24"/>
        </w:rPr>
        <w:pPrChange w:id="516" w:author="sergey" w:date="2016-10-25T15:58:00Z">
          <w:pPr>
            <w:pStyle w:val="a8"/>
            <w:numPr>
              <w:numId w:val="12"/>
            </w:numPr>
            <w:spacing w:line="276" w:lineRule="auto"/>
            <w:ind w:left="786" w:hanging="360"/>
          </w:pPr>
        </w:pPrChange>
      </w:pPr>
      <w:ins w:id="517" w:author="sergey" w:date="2016-10-25T15:57:00Z">
        <w:r>
          <w:rPr>
            <w:rFonts w:cs="Times New Roman"/>
            <w:szCs w:val="24"/>
          </w:rPr>
          <w:t xml:space="preserve">Диагностика на основе длительности и морфологии зубца </w:t>
        </w:r>
        <w:r>
          <w:rPr>
            <w:rFonts w:cs="Times New Roman"/>
            <w:szCs w:val="24"/>
            <w:lang w:val="en-US"/>
          </w:rPr>
          <w:t>P</w:t>
        </w:r>
        <w:r w:rsidRPr="00A30719">
          <w:rPr>
            <w:rFonts w:cs="Times New Roman"/>
            <w:szCs w:val="24"/>
          </w:rPr>
          <w:t>.</w:t>
        </w:r>
      </w:ins>
    </w:p>
    <w:p w14:paraId="7977050A" w14:textId="77777777" w:rsidR="00B41288" w:rsidRDefault="00E5657A">
      <w:pPr>
        <w:pStyle w:val="a8"/>
        <w:numPr>
          <w:ilvl w:val="0"/>
          <w:numId w:val="27"/>
        </w:numPr>
        <w:spacing w:line="276" w:lineRule="auto"/>
        <w:rPr>
          <w:ins w:id="518" w:author="sergey" w:date="2016-10-25T15:57:00Z"/>
          <w:rFonts w:cs="Times New Roman"/>
          <w:szCs w:val="24"/>
        </w:rPr>
        <w:pPrChange w:id="519" w:author="sergey" w:date="2016-10-25T15:58:00Z">
          <w:pPr>
            <w:pStyle w:val="a8"/>
            <w:numPr>
              <w:numId w:val="12"/>
            </w:numPr>
            <w:spacing w:line="276" w:lineRule="auto"/>
            <w:ind w:left="786" w:hanging="360"/>
          </w:pPr>
        </w:pPrChange>
      </w:pPr>
      <w:ins w:id="520" w:author="sergey" w:date="2016-10-25T15:57:00Z">
        <w:r>
          <w:rPr>
            <w:rFonts w:cs="Times New Roman"/>
            <w:szCs w:val="24"/>
          </w:rPr>
          <w:t xml:space="preserve">Диагностика на основе интервала </w:t>
        </w:r>
        <w:r>
          <w:rPr>
            <w:rFonts w:cs="Times New Roman"/>
            <w:szCs w:val="24"/>
            <w:lang w:val="en-US"/>
          </w:rPr>
          <w:t>PQ</w:t>
        </w:r>
        <w:r w:rsidRPr="00A30719">
          <w:rPr>
            <w:rFonts w:cs="Times New Roman"/>
            <w:szCs w:val="24"/>
          </w:rPr>
          <w:t>.</w:t>
        </w:r>
      </w:ins>
    </w:p>
    <w:p w14:paraId="66093C87" w14:textId="77777777" w:rsidR="00B41288" w:rsidRDefault="00E5657A">
      <w:pPr>
        <w:pStyle w:val="a8"/>
        <w:numPr>
          <w:ilvl w:val="0"/>
          <w:numId w:val="27"/>
        </w:numPr>
        <w:spacing w:line="276" w:lineRule="auto"/>
        <w:rPr>
          <w:ins w:id="521" w:author="sergey" w:date="2016-10-25T15:57:00Z"/>
          <w:rFonts w:cs="Times New Roman"/>
          <w:szCs w:val="24"/>
        </w:rPr>
        <w:pPrChange w:id="522" w:author="sergey" w:date="2016-10-25T15:58:00Z">
          <w:pPr>
            <w:pStyle w:val="a8"/>
            <w:numPr>
              <w:numId w:val="12"/>
            </w:numPr>
            <w:spacing w:line="276" w:lineRule="auto"/>
            <w:ind w:left="786" w:hanging="360"/>
          </w:pPr>
        </w:pPrChange>
      </w:pPr>
      <w:ins w:id="523" w:author="sergey" w:date="2016-10-25T15:57:00Z">
        <w:r>
          <w:rPr>
            <w:rFonts w:cs="Times New Roman"/>
            <w:szCs w:val="24"/>
          </w:rPr>
          <w:t xml:space="preserve">Диагностика на основе комплекса </w:t>
        </w:r>
        <w:r>
          <w:rPr>
            <w:rFonts w:cs="Times New Roman"/>
            <w:szCs w:val="24"/>
            <w:lang w:val="en-US"/>
          </w:rPr>
          <w:t>QRS</w:t>
        </w:r>
        <w:r w:rsidRPr="00A30719">
          <w:rPr>
            <w:rFonts w:cs="Times New Roman"/>
            <w:szCs w:val="24"/>
          </w:rPr>
          <w:t>.</w:t>
        </w:r>
      </w:ins>
    </w:p>
    <w:p w14:paraId="0B63F677" w14:textId="77777777" w:rsidR="00B41288" w:rsidRDefault="00E5657A">
      <w:pPr>
        <w:pStyle w:val="a8"/>
        <w:numPr>
          <w:ilvl w:val="0"/>
          <w:numId w:val="27"/>
        </w:numPr>
        <w:spacing w:line="276" w:lineRule="auto"/>
        <w:rPr>
          <w:ins w:id="524" w:author="sergey" w:date="2016-10-25T15:57:00Z"/>
          <w:rFonts w:cs="Times New Roman"/>
          <w:szCs w:val="24"/>
        </w:rPr>
        <w:pPrChange w:id="525" w:author="sergey" w:date="2016-10-25T15:58:00Z">
          <w:pPr>
            <w:pStyle w:val="a8"/>
            <w:numPr>
              <w:numId w:val="12"/>
            </w:numPr>
            <w:spacing w:line="276" w:lineRule="auto"/>
            <w:ind w:left="786" w:hanging="360"/>
          </w:pPr>
        </w:pPrChange>
      </w:pPr>
      <w:ins w:id="526" w:author="sergey" w:date="2016-10-25T15:57:00Z">
        <w:r>
          <w:rPr>
            <w:rFonts w:cs="Times New Roman"/>
            <w:szCs w:val="24"/>
          </w:rPr>
          <w:t xml:space="preserve">Диагностика на основе интервала </w:t>
        </w:r>
        <w:r>
          <w:rPr>
            <w:rFonts w:cs="Times New Roman"/>
            <w:szCs w:val="24"/>
            <w:lang w:val="en-US"/>
          </w:rPr>
          <w:t>QT</w:t>
        </w:r>
        <w:r>
          <w:rPr>
            <w:rFonts w:cs="Times New Roman"/>
            <w:szCs w:val="24"/>
          </w:rPr>
          <w:t>.</w:t>
        </w:r>
      </w:ins>
    </w:p>
    <w:p w14:paraId="14F2EA88" w14:textId="77777777" w:rsidR="00B41288" w:rsidRDefault="00E5657A">
      <w:pPr>
        <w:pStyle w:val="a8"/>
        <w:numPr>
          <w:ilvl w:val="0"/>
          <w:numId w:val="27"/>
        </w:numPr>
        <w:spacing w:line="276" w:lineRule="auto"/>
        <w:rPr>
          <w:ins w:id="527" w:author="sergey" w:date="2016-10-25T15:57:00Z"/>
          <w:rFonts w:cs="Times New Roman"/>
          <w:szCs w:val="24"/>
        </w:rPr>
        <w:pPrChange w:id="528" w:author="sergey" w:date="2016-10-25T15:58:00Z">
          <w:pPr>
            <w:pStyle w:val="a8"/>
            <w:numPr>
              <w:numId w:val="12"/>
            </w:numPr>
            <w:spacing w:line="276" w:lineRule="auto"/>
            <w:ind w:left="786" w:hanging="360"/>
          </w:pPr>
        </w:pPrChange>
      </w:pPr>
      <w:ins w:id="529" w:author="sergey" w:date="2016-10-25T15:57:00Z">
        <w:r>
          <w:rPr>
            <w:rFonts w:cs="Times New Roman"/>
            <w:szCs w:val="24"/>
          </w:rPr>
          <w:t xml:space="preserve">Диагностика на основе сегмента </w:t>
        </w:r>
        <w:r>
          <w:rPr>
            <w:rFonts w:cs="Times New Roman"/>
            <w:szCs w:val="24"/>
            <w:lang w:val="en-US"/>
          </w:rPr>
          <w:t>ST</w:t>
        </w:r>
        <w:r w:rsidRPr="00A30719">
          <w:rPr>
            <w:rFonts w:cs="Times New Roman"/>
            <w:szCs w:val="24"/>
          </w:rPr>
          <w:t>.</w:t>
        </w:r>
      </w:ins>
    </w:p>
    <w:p w14:paraId="461C18D5" w14:textId="77777777" w:rsidR="00B41288" w:rsidRDefault="00E5657A">
      <w:pPr>
        <w:pStyle w:val="a8"/>
        <w:numPr>
          <w:ilvl w:val="0"/>
          <w:numId w:val="27"/>
        </w:numPr>
        <w:spacing w:line="276" w:lineRule="auto"/>
        <w:rPr>
          <w:ins w:id="530" w:author="sergey" w:date="2016-10-25T15:59:00Z"/>
          <w:rFonts w:cs="Times New Roman"/>
          <w:szCs w:val="24"/>
        </w:rPr>
        <w:pPrChange w:id="531" w:author="sergey" w:date="2016-10-25T15:58:00Z">
          <w:pPr>
            <w:pStyle w:val="a8"/>
            <w:numPr>
              <w:numId w:val="12"/>
            </w:numPr>
            <w:spacing w:line="276" w:lineRule="auto"/>
            <w:ind w:left="786" w:hanging="360"/>
          </w:pPr>
        </w:pPrChange>
      </w:pPr>
      <w:ins w:id="532" w:author="sergey" w:date="2016-10-25T15:57:00Z">
        <w:r w:rsidRPr="00FA46AE">
          <w:rPr>
            <w:rFonts w:cs="Times New Roman"/>
            <w:szCs w:val="24"/>
          </w:rPr>
          <w:t xml:space="preserve">Сохранение файлов </w:t>
        </w:r>
        <w:r>
          <w:rPr>
            <w:rFonts w:cs="Times New Roman"/>
            <w:szCs w:val="24"/>
          </w:rPr>
          <w:t>с диагнозом и кардиологическим заключением</w:t>
        </w:r>
        <w:r w:rsidRPr="00FA46AE">
          <w:rPr>
            <w:rFonts w:cs="Times New Roman"/>
            <w:szCs w:val="24"/>
          </w:rPr>
          <w:t xml:space="preserve"> </w:t>
        </w:r>
        <w:r>
          <w:rPr>
            <w:rFonts w:cs="Times New Roman"/>
            <w:szCs w:val="24"/>
          </w:rPr>
          <w:t xml:space="preserve">и дополнительными признаками </w:t>
        </w:r>
        <w:r w:rsidRPr="00FA46AE">
          <w:rPr>
            <w:rFonts w:cs="Times New Roman"/>
            <w:szCs w:val="24"/>
          </w:rPr>
          <w:t>посредством интерфейса модуля "Кардиобаза"</w:t>
        </w:r>
        <w:r>
          <w:rPr>
            <w:rFonts w:cs="Times New Roman"/>
            <w:szCs w:val="24"/>
          </w:rPr>
          <w:t>.</w:t>
        </w:r>
      </w:ins>
    </w:p>
    <w:p w14:paraId="3EF16A69" w14:textId="77777777" w:rsidR="00B41288" w:rsidRDefault="00B41288">
      <w:pPr>
        <w:spacing w:line="276" w:lineRule="auto"/>
        <w:ind w:left="426" w:firstLine="0"/>
        <w:rPr>
          <w:ins w:id="533" w:author="sergey" w:date="2016-10-25T15:57:00Z"/>
          <w:rFonts w:cs="Times New Roman"/>
          <w:szCs w:val="24"/>
        </w:rPr>
        <w:pPrChange w:id="534" w:author="sergey" w:date="2016-10-25T15:59:00Z">
          <w:pPr>
            <w:pStyle w:val="a8"/>
            <w:numPr>
              <w:numId w:val="12"/>
            </w:numPr>
            <w:spacing w:line="276" w:lineRule="auto"/>
            <w:ind w:left="786" w:hanging="360"/>
          </w:pPr>
        </w:pPrChange>
      </w:pPr>
    </w:p>
    <w:p w14:paraId="4E8C1F7A" w14:textId="77777777" w:rsidR="00B41288" w:rsidRDefault="00B41288">
      <w:pPr>
        <w:ind w:left="864" w:hanging="864"/>
        <w:rPr>
          <w:del w:id="535" w:author="sergey" w:date="2016-10-25T15:59:00Z"/>
        </w:rPr>
        <w:pPrChange w:id="536" w:author="Артем Рыблов" w:date="2016-11-07T00:40:00Z">
          <w:pPr>
            <w:pStyle w:val="4"/>
          </w:pPr>
        </w:pPrChange>
      </w:pPr>
    </w:p>
    <w:p w14:paraId="70A06349" w14:textId="77777777" w:rsidR="00B41288" w:rsidRDefault="00A56E2B">
      <w:pPr>
        <w:pStyle w:val="4"/>
        <w:numPr>
          <w:ilvl w:val="0"/>
          <w:numId w:val="0"/>
        </w:numPr>
        <w:ind w:left="864"/>
        <w:rPr>
          <w:del w:id="537" w:author="Артем Рыблов" w:date="2016-11-07T00:40:00Z"/>
        </w:rPr>
        <w:pPrChange w:id="538" w:author="Артем Рыблов" w:date="2016-11-07T00:40:00Z">
          <w:pPr>
            <w:pStyle w:val="4"/>
          </w:pPr>
        </w:pPrChange>
      </w:pPr>
      <w:del w:id="539" w:author="Артем Рыблов" w:date="2016-11-06T00:18:00Z">
        <w:r w:rsidDel="00503214">
          <w:delText>Методы машинного обучения</w:delText>
        </w:r>
      </w:del>
    </w:p>
    <w:p w14:paraId="540DCACC" w14:textId="77777777" w:rsidR="00B72159" w:rsidDel="003642CB" w:rsidRDefault="00B72159" w:rsidP="00B72159">
      <w:pPr>
        <w:rPr>
          <w:del w:id="540" w:author="Артем Рыблов" w:date="2016-11-07T00:40:00Z"/>
        </w:rPr>
      </w:pPr>
      <w:del w:id="541" w:author="Артем Рыблов" w:date="2016-11-07T00:40:00Z">
        <w:r w:rsidDel="003642CB">
          <w:delText>Общая схема графового подхода выглядит следующим образом:</w:delText>
        </w:r>
      </w:del>
    </w:p>
    <w:p w14:paraId="3029E7E0" w14:textId="77777777" w:rsidR="00062DCD" w:rsidRPr="00280F8B" w:rsidDel="003642CB" w:rsidRDefault="00062DCD" w:rsidP="00062DCD">
      <w:pPr>
        <w:rPr>
          <w:del w:id="542" w:author="Артем Рыблов" w:date="2016-11-07T00:40:00Z"/>
        </w:rPr>
      </w:pPr>
      <w:del w:id="543" w:author="Артем Рыблов" w:date="2016-11-07T00:40:00Z">
        <w:r w:rsidRPr="00642EF7" w:rsidDel="003642CB">
          <w:delText>Алгоритм автоматической диагностики заболеваний сердца на основе графового подхода (</w:delText>
        </w:r>
        <w:r w:rsidRPr="00280F8B" w:rsidDel="003642CB">
          <w:delText>parenclitic</w:delText>
        </w:r>
        <w:r w:rsidRPr="00642EF7" w:rsidDel="003642CB">
          <w:delText xml:space="preserve"> </w:delText>
        </w:r>
        <w:r w:rsidRPr="00280F8B" w:rsidDel="003642CB">
          <w:delText>networks</w:delText>
        </w:r>
        <w:r w:rsidRPr="00642EF7" w:rsidDel="003642CB">
          <w:delText xml:space="preserve">) представлен на рисунке 2. </w:delText>
        </w:r>
        <w:r w:rsidRPr="00280F8B" w:rsidDel="003642CB">
          <w:delText>Работа метода выполняется следующим образом:</w:delText>
        </w:r>
      </w:del>
    </w:p>
    <w:p w14:paraId="52B14834" w14:textId="77777777" w:rsidR="00B41288" w:rsidRDefault="00062DCD">
      <w:pPr>
        <w:pStyle w:val="a8"/>
        <w:numPr>
          <w:ilvl w:val="0"/>
          <w:numId w:val="20"/>
        </w:numPr>
        <w:rPr>
          <w:del w:id="544" w:author="Артем Рыблов" w:date="2016-11-07T00:40:00Z"/>
        </w:rPr>
        <w:pPrChange w:id="545" w:author="Артем Рыблов" w:date="2016-11-06T00:17:00Z">
          <w:pPr>
            <w:pStyle w:val="a8"/>
          </w:pPr>
        </w:pPrChange>
      </w:pPr>
      <w:del w:id="546" w:author="Артем Рыблов" w:date="2016-11-07T00:40:00Z">
        <w:r w:rsidRPr="00280F8B" w:rsidDel="003642CB">
          <w:delText>Построение паренклитической сети:</w:delText>
        </w:r>
      </w:del>
    </w:p>
    <w:p w14:paraId="762BC5D5" w14:textId="77777777" w:rsidR="00062DCD" w:rsidRPr="00280F8B" w:rsidDel="003642CB" w:rsidRDefault="00062DCD" w:rsidP="009A0C3B">
      <w:pPr>
        <w:pStyle w:val="a8"/>
        <w:numPr>
          <w:ilvl w:val="1"/>
          <w:numId w:val="20"/>
        </w:numPr>
        <w:spacing w:line="276" w:lineRule="auto"/>
        <w:rPr>
          <w:del w:id="547" w:author="Артем Рыблов" w:date="2016-11-07T00:40:00Z"/>
        </w:rPr>
      </w:pPr>
      <w:del w:id="548" w:author="Артем Рыблов" w:date="2016-11-07T00:40:00Z">
        <w:r w:rsidRPr="00280F8B" w:rsidDel="003642CB">
          <w:delText>Выбор контрольной группы (например, 15 человек) из группы здоровых.</w:delText>
        </w:r>
      </w:del>
    </w:p>
    <w:p w14:paraId="08517F82" w14:textId="77777777" w:rsidR="00062DCD" w:rsidDel="003642CB" w:rsidRDefault="00062DCD" w:rsidP="009A0C3B">
      <w:pPr>
        <w:pStyle w:val="a8"/>
        <w:numPr>
          <w:ilvl w:val="1"/>
          <w:numId w:val="20"/>
        </w:numPr>
        <w:spacing w:line="276" w:lineRule="auto"/>
        <w:rPr>
          <w:del w:id="549" w:author="Артем Рыблов" w:date="2016-11-07T00:40:00Z"/>
        </w:rPr>
      </w:pPr>
      <w:del w:id="550" w:author="Артем Рыблов" w:date="2016-11-07T00:40:00Z">
        <w:r w:rsidDel="003642CB">
          <w:delText xml:space="preserve">Для всех пар признаков </w:delText>
        </w:r>
        <w:r w:rsidRPr="00280F8B" w:rsidDel="003642CB">
          <w:delText>m</w:delText>
        </w:r>
        <w:r w:rsidRPr="00280F8B" w:rsidDel="003642CB">
          <w:rPr>
            <w:vertAlign w:val="subscript"/>
          </w:rPr>
          <w:delText>i</w:delText>
        </w:r>
        <w:r w:rsidRPr="00280F8B" w:rsidDel="003642CB">
          <w:delText xml:space="preserve"> и m</w:delText>
        </w:r>
        <w:r w:rsidRPr="00280F8B" w:rsidDel="003642CB">
          <w:rPr>
            <w:vertAlign w:val="subscript"/>
          </w:rPr>
          <w:delText>j</w:delText>
        </w:r>
        <w:r w:rsidRPr="00642EF7" w:rsidDel="003642CB">
          <w:delText xml:space="preserve">, </w:delText>
        </w:r>
        <w:r w:rsidDel="003642CB">
          <w:delText>где</w:delText>
        </w:r>
        <w:r w:rsidRPr="00642EF7" w:rsidDel="003642CB">
          <w:delText xml:space="preserve"> </w:delText>
        </w:r>
        <m:oMath>
          <m:r>
            <w:rPr>
              <w:rFonts w:ascii="Cambria Math" w:hAnsi="Cambria Math"/>
              <w:lang w:val="en-GB"/>
            </w:rPr>
            <m:t>i</m:t>
          </m:r>
          <m:r>
            <w:rPr>
              <w:rFonts w:ascii="Cambria Math" w:hAnsi="Cambria Math"/>
            </w:rPr>
            <m:t xml:space="preserve">, </m:t>
          </m:r>
          <m:r>
            <w:rPr>
              <w:rFonts w:ascii="Cambria Math" w:hAnsi="Cambria Math"/>
              <w:lang w:val="en-GB"/>
            </w:rPr>
            <m:t>j</m:t>
          </m:r>
          <m:r>
            <w:rPr>
              <w:rFonts w:ascii="Cambria Math" w:hAnsi="Cambria Math"/>
            </w:rPr>
            <m:t xml:space="preserve">= </m:t>
          </m:r>
          <m:acc>
            <m:accPr>
              <m:chr m:val="̅"/>
              <m:ctrlPr>
                <w:rPr>
                  <w:rFonts w:ascii="Cambria Math" w:hAnsi="Cambria Math"/>
                  <w:i/>
                  <w:lang w:val="en-GB"/>
                </w:rPr>
              </m:ctrlPr>
            </m:accPr>
            <m:e>
              <m:r>
                <w:rPr>
                  <w:rFonts w:ascii="Cambria Math" w:hAnsi="Cambria Math"/>
                </w:rPr>
                <m:t xml:space="preserve">1, </m:t>
              </m:r>
              <m:r>
                <w:rPr>
                  <w:rFonts w:ascii="Cambria Math" w:hAnsi="Cambria Math"/>
                  <w:lang w:val="en-GB"/>
                </w:rPr>
                <m:t>k</m:t>
              </m:r>
            </m:e>
          </m:acc>
          <m:r>
            <w:rPr>
              <w:rFonts w:ascii="Cambria Math" w:hAnsi="Cambria Math"/>
            </w:rPr>
            <m:t>:</m:t>
          </m:r>
        </m:oMath>
      </w:del>
    </w:p>
    <w:p w14:paraId="39954CE8" w14:textId="77777777" w:rsidR="00062DCD" w:rsidDel="003642CB" w:rsidRDefault="00062DCD" w:rsidP="009A0C3B">
      <w:pPr>
        <w:pStyle w:val="a8"/>
        <w:numPr>
          <w:ilvl w:val="2"/>
          <w:numId w:val="20"/>
        </w:numPr>
        <w:spacing w:line="276" w:lineRule="auto"/>
        <w:rPr>
          <w:del w:id="551" w:author="Артем Рыблов" w:date="2016-11-07T00:40:00Z"/>
        </w:rPr>
      </w:pPr>
      <w:del w:id="552" w:author="Артем Рыблов" w:date="2016-11-07T00:40:00Z">
        <w:r w:rsidRPr="00280F8B" w:rsidDel="003642CB">
          <w:delText xml:space="preserve">Построение эталонной модели на контрольной группе: </w:delText>
        </w:r>
        <m:oMath>
          <m:sSub>
            <m:sSubPr>
              <m:ctrlPr>
                <w:rPr>
                  <w:rFonts w:ascii="Cambria Math" w:hAnsi="Cambria Math"/>
                  <w:i/>
                </w:rPr>
              </m:ctrlPr>
            </m:sSubPr>
            <m:e>
              <m:r>
                <w:rPr>
                  <w:rFonts w:ascii="Cambria Math" w:hAnsi="Cambria Math"/>
                </w:rPr>
                <m:t>m</m:t>
              </m:r>
            </m:e>
            <m:sub>
              <m:r>
                <w:rPr>
                  <w:rFonts w:ascii="Cambria Math" w:hAnsi="Cambria Math"/>
                  <w:lang w:val="en-GB"/>
                </w:rPr>
                <m:t>i</m:t>
              </m:r>
            </m:sub>
          </m:sSub>
          <m:r>
            <w:rPr>
              <w:rFonts w:ascii="Cambria Math" w:hAnsi="Cambria Math"/>
            </w:rPr>
            <m:t>=</m:t>
          </m:r>
        </m:oMath>
        <w:r w:rsidRPr="00280F8B" w:rsidDel="003642CB">
          <w:delText xml:space="preserve"> </w:delText>
        </w:r>
        <m:oMath>
          <m:sSub>
            <m:sSubPr>
              <m:ctrlPr>
                <w:rPr>
                  <w:rFonts w:ascii="Cambria Math" w:hAnsi="Cambria Math"/>
                  <w:i/>
                </w:rPr>
              </m:ctrlPr>
            </m:sSubPr>
            <m:e>
              <m:r>
                <w:rPr>
                  <w:rFonts w:ascii="Cambria Math" w:hAnsi="Cambria Math"/>
                </w:rPr>
                <m:t>a</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rsidDel="003642CB">
          <w:delText xml:space="preserve"> + </w:delText>
        </w:r>
        <m:oMath>
          <m:sSub>
            <m:sSubPr>
              <m:ctrlPr>
                <w:rPr>
                  <w:rFonts w:ascii="Cambria Math" w:hAnsi="Cambria Math"/>
                  <w:i/>
                </w:rPr>
              </m:ctrlPr>
            </m:sSubPr>
            <m:e>
              <m:r>
                <w:rPr>
                  <w:rFonts w:ascii="Cambria Math" w:hAnsi="Cambria Math"/>
                </w:rPr>
                <m:t>b</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rsidDel="003642CB">
          <w:delText xml:space="preserve"> *  </w:delText>
        </w:r>
        <m:oMath>
          <m:sSub>
            <m:sSubPr>
              <m:ctrlPr>
                <w:rPr>
                  <w:rFonts w:ascii="Cambria Math" w:hAnsi="Cambria Math"/>
                  <w:i/>
                </w:rPr>
              </m:ctrlPr>
            </m:sSubPr>
            <m:e>
              <m:r>
                <w:rPr>
                  <w:rFonts w:ascii="Cambria Math" w:hAnsi="Cambria Math"/>
                </w:rPr>
                <m:t>m</m:t>
              </m:r>
            </m:e>
            <m:sub>
              <m:r>
                <w:rPr>
                  <w:rFonts w:ascii="Cambria Math" w:hAnsi="Cambria Math"/>
                  <w:lang w:val="en-GB"/>
                </w:rPr>
                <m:t>j</m:t>
              </m:r>
            </m:sub>
          </m:sSub>
        </m:oMath>
        <w:r w:rsidRPr="00280F8B" w:rsidDel="003642CB">
          <w:delText xml:space="preserve">, где </w:delText>
        </w:r>
        <m:oMath>
          <m:sSub>
            <m:sSubPr>
              <m:ctrlPr>
                <w:rPr>
                  <w:rFonts w:ascii="Cambria Math" w:hAnsi="Cambria Math"/>
                  <w:i/>
                </w:rPr>
              </m:ctrlPr>
            </m:sSubPr>
            <m:e>
              <m:r>
                <w:rPr>
                  <w:rFonts w:ascii="Cambria Math" w:hAnsi="Cambria Math"/>
                </w:rPr>
                <m:t>a</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rsidDel="003642CB">
          <w:delText xml:space="preserve"> и </w:delText>
        </w:r>
        <m:oMath>
          <m:sSub>
            <m:sSubPr>
              <m:ctrlPr>
                <w:rPr>
                  <w:rFonts w:ascii="Cambria Math" w:hAnsi="Cambria Math"/>
                  <w:i/>
                </w:rPr>
              </m:ctrlPr>
            </m:sSubPr>
            <m:e>
              <m:r>
                <w:rPr>
                  <w:rFonts w:ascii="Cambria Math" w:hAnsi="Cambria Math"/>
                </w:rPr>
                <m:t>b</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rsidDel="003642CB">
          <w:delText xml:space="preserve"> - коэффициенты эталонной модели</w:delText>
        </w:r>
        <w:r w:rsidRPr="00F56807" w:rsidDel="003642CB">
          <w:delText>.</w:delText>
        </w:r>
      </w:del>
    </w:p>
    <w:p w14:paraId="2FB44057" w14:textId="77777777" w:rsidR="00062DCD" w:rsidRPr="00280F8B" w:rsidDel="003642CB" w:rsidRDefault="00062DCD" w:rsidP="009A0C3B">
      <w:pPr>
        <w:pStyle w:val="a8"/>
        <w:numPr>
          <w:ilvl w:val="2"/>
          <w:numId w:val="20"/>
        </w:numPr>
        <w:spacing w:line="276" w:lineRule="auto"/>
        <w:rPr>
          <w:del w:id="553" w:author="Артем Рыблов" w:date="2016-11-07T00:40:00Z"/>
        </w:rPr>
      </w:pPr>
      <w:del w:id="554" w:author="Артем Рыблов" w:date="2016-11-07T00:40:00Z">
        <w:r w:rsidDel="003642CB">
          <w:delText>Нахождение стандартного отклонения</w:delTex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i,j</m:t>
              </m:r>
            </m:sub>
          </m:sSub>
        </m:oMath>
        <w:r w:rsidRPr="00D45F9E" w:rsidDel="003642CB">
          <w:delText xml:space="preserve"> </w:delText>
        </w:r>
        <w:r w:rsidRPr="00280F8B" w:rsidDel="003642CB">
          <w:delText>от объектов до эталонной модели для контрольной группы</w:delText>
        </w:r>
        <w:r w:rsidRPr="00F56807" w:rsidDel="003642CB">
          <w:delText>.</w:delText>
        </w:r>
      </w:del>
    </w:p>
    <w:p w14:paraId="31151E33" w14:textId="77777777" w:rsidR="00062DCD" w:rsidRPr="00280F8B" w:rsidDel="003642CB" w:rsidRDefault="00062DCD" w:rsidP="009A0C3B">
      <w:pPr>
        <w:pStyle w:val="a8"/>
        <w:numPr>
          <w:ilvl w:val="2"/>
          <w:numId w:val="20"/>
        </w:numPr>
        <w:spacing w:line="276" w:lineRule="auto"/>
        <w:rPr>
          <w:del w:id="555" w:author="Артем Рыблов" w:date="2016-11-07T00:40:00Z"/>
        </w:rPr>
      </w:pPr>
      <w:del w:id="556" w:author="Артем Рыблов" w:date="2016-11-07T00:40:00Z">
        <w:r w:rsidDel="003642CB">
          <w:delText xml:space="preserve">Добавление узлов </w:delText>
        </w:r>
        <w:r w:rsidRPr="00280F8B" w:rsidDel="003642CB">
          <w:delText>m</w:delText>
        </w:r>
        <w:r w:rsidRPr="00280F8B" w:rsidDel="003642CB">
          <w:rPr>
            <w:vertAlign w:val="subscript"/>
          </w:rPr>
          <w:delText>i</w:delText>
        </w:r>
        <w:r w:rsidRPr="00280F8B" w:rsidDel="003642CB">
          <w:delText xml:space="preserve"> и m</w:delText>
        </w:r>
        <w:r w:rsidRPr="00280F8B" w:rsidDel="003642CB">
          <w:rPr>
            <w:vertAlign w:val="subscript"/>
          </w:rPr>
          <w:delText>j</w:delText>
        </w:r>
        <w:r w:rsidRPr="00280F8B" w:rsidDel="003642CB">
          <w:delText xml:space="preserve"> </w:delText>
        </w:r>
        <w:r w:rsidDel="003642CB">
          <w:delText xml:space="preserve">и связи между ними, которая имеет вес </w:delText>
        </w:r>
        <m:oMath>
          <m:sSub>
            <m:sSubPr>
              <m:ctrlPr>
                <w:rPr>
                  <w:rFonts w:ascii="Cambria Math" w:hAnsi="Cambria Math"/>
                  <w:i/>
                </w:rPr>
              </m:ctrlPr>
            </m:sSubPr>
            <m:e>
              <m:r>
                <w:rPr>
                  <w:rFonts w:ascii="Cambria Math" w:hAnsi="Cambria Math"/>
                </w:rPr>
                <m:t>w</m:t>
              </m:r>
            </m:e>
            <m:sub>
              <m:r>
                <w:rPr>
                  <w:rFonts w:ascii="Cambria Math" w:hAnsi="Cambria Math"/>
                  <w:lang w:val="en-GB"/>
                </w:rPr>
                <m:t>i</m:t>
              </m:r>
              <m:r>
                <w:rPr>
                  <w:rFonts w:ascii="Cambria Math" w:hAnsi="Cambria Math"/>
                </w:rPr>
                <m:t>,</m:t>
              </m:r>
              <m:r>
                <w:rPr>
                  <w:rFonts w:ascii="Cambria Math" w:hAnsi="Cambria Math"/>
                  <w:lang w:val="en-GB"/>
                </w:rPr>
                <m:t>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lang w:val="en-GB"/>
                    </w:rPr>
                    <m:t>i</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lang w:val="en-GB"/>
                    </w:rPr>
                    <m:t>i</m:t>
                  </m:r>
                  <m:r>
                    <w:rPr>
                      <w:rFonts w:ascii="Cambria Math" w:hAnsi="Cambria Math"/>
                    </w:rPr>
                    <m:t>,</m:t>
                  </m:r>
                  <m:r>
                    <w:rPr>
                      <w:rFonts w:ascii="Cambria Math" w:hAnsi="Cambria Math"/>
                      <w:lang w:val="en-GB"/>
                    </w:rPr>
                    <m:t>j</m:t>
                  </m:r>
                </m:sub>
              </m:sSub>
              <m:r>
                <m:rPr>
                  <m:sty m:val="p"/>
                </m:rP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lang w:val="en-GB"/>
                    </w:rPr>
                    <m:t>i</m:t>
                  </m:r>
                  <m:r>
                    <w:rPr>
                      <w:rFonts w:ascii="Cambria Math" w:hAnsi="Cambria Math"/>
                    </w:rPr>
                    <m:t>,</m:t>
                  </m:r>
                  <m:r>
                    <w:rPr>
                      <w:rFonts w:ascii="Cambria Math" w:hAnsi="Cambria Math"/>
                      <w:lang w:val="en-GB"/>
                    </w:rPr>
                    <m:t>j</m:t>
                  </m:r>
                </m:sub>
              </m:sSub>
              <m:r>
                <m:rPr>
                  <m:sty m:val="p"/>
                </m:rP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lang w:val="en-GB"/>
                    </w:rPr>
                    <m:t>j</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i,j</m:t>
                  </m:r>
                </m:sub>
              </m:sSub>
            </m:den>
          </m:f>
        </m:oMath>
        <w:r w:rsidDel="003642CB">
          <w:delText xml:space="preserve"> в сеть пациента.</w:delText>
        </w:r>
      </w:del>
    </w:p>
    <w:p w14:paraId="12346724" w14:textId="77777777" w:rsidR="00B41288" w:rsidRDefault="00062DCD">
      <w:pPr>
        <w:pStyle w:val="a8"/>
        <w:numPr>
          <w:ilvl w:val="0"/>
          <w:numId w:val="20"/>
        </w:numPr>
        <w:rPr>
          <w:del w:id="557" w:author="Артем Рыблов" w:date="2016-11-07T00:40:00Z"/>
        </w:rPr>
        <w:pPrChange w:id="558" w:author="Артем Рыблов" w:date="2016-11-06T00:14:00Z">
          <w:pPr>
            <w:pStyle w:val="a8"/>
          </w:pPr>
        </w:pPrChange>
      </w:pPr>
      <w:del w:id="559" w:author="Артем Рыблов" w:date="2016-11-07T00:40:00Z">
        <w:r w:rsidDel="003642CB">
          <w:delText>Подготовка и описание сетей</w:delText>
        </w:r>
        <w:r w:rsidRPr="00280F8B" w:rsidDel="003642CB">
          <w:delText xml:space="preserve"> с помощью топологических индексов.</w:delText>
        </w:r>
      </w:del>
    </w:p>
    <w:p w14:paraId="7F659708" w14:textId="77777777" w:rsidR="00062DCD" w:rsidRPr="00944413" w:rsidDel="003642CB" w:rsidRDefault="00062DCD" w:rsidP="009A0C3B">
      <w:pPr>
        <w:pStyle w:val="a8"/>
        <w:numPr>
          <w:ilvl w:val="1"/>
          <w:numId w:val="20"/>
        </w:numPr>
        <w:spacing w:line="276" w:lineRule="auto"/>
        <w:rPr>
          <w:del w:id="560" w:author="Артем Рыблов" w:date="2016-11-07T00:40:00Z"/>
        </w:rPr>
      </w:pPr>
      <w:del w:id="561" w:author="Артем Рыблов" w:date="2016-11-07T00:40:00Z">
        <w:r w:rsidRPr="00280F8B" w:rsidDel="003642CB">
          <w:delText>П</w:delText>
        </w:r>
        <w:r w:rsidDel="003642CB">
          <w:delText>рименение порога. К взвешенным сетям</w:delText>
        </w:r>
        <w:r w:rsidRPr="00280F8B" w:rsidDel="003642CB">
          <w:delText xml:space="preserve"> </w:delText>
        </w:r>
        <w:r w:rsidDel="003642CB">
          <w:delText xml:space="preserve">пациентов </w:delText>
        </w:r>
        <w:r w:rsidRPr="00280F8B" w:rsidDel="003642CB">
          <w:delText>применяется порог. Удаляются все связи между узлами со значениями выше порогового. Сеть становится невзвешенной.</w:delText>
        </w:r>
      </w:del>
    </w:p>
    <w:p w14:paraId="77600EA1" w14:textId="77777777" w:rsidR="00062DCD" w:rsidDel="003642CB" w:rsidRDefault="00062DCD" w:rsidP="009A0C3B">
      <w:pPr>
        <w:pStyle w:val="a8"/>
        <w:numPr>
          <w:ilvl w:val="1"/>
          <w:numId w:val="20"/>
        </w:numPr>
        <w:spacing w:line="276" w:lineRule="auto"/>
        <w:rPr>
          <w:del w:id="562" w:author="Артем Рыблов" w:date="2016-11-07T00:40:00Z"/>
        </w:rPr>
      </w:pPr>
      <w:del w:id="563" w:author="Артем Рыблов" w:date="2016-11-07T00:40:00Z">
        <w:r w:rsidRPr="00CB28F4" w:rsidDel="003642CB">
          <w:delText>Формирование нового набора данных.</w:delText>
        </w:r>
        <w:r w:rsidDel="003642CB">
          <w:delText xml:space="preserve"> </w:delText>
        </w:r>
        <w:r w:rsidRPr="00280F8B" w:rsidDel="003642CB">
          <w:delText xml:space="preserve">Сеть каждого пациента </w:delText>
        </w:r>
        <w:r w:rsidDel="003642CB">
          <w:delText>характеризуется определенными значениями – центральностями (</w:delText>
        </w:r>
        <w:r w:rsidDel="003642CB">
          <w:rPr>
            <w:lang w:val="en-GB"/>
          </w:rPr>
          <w:delText>centrality</w:delText>
        </w:r>
        <w:r w:rsidDel="003642CB">
          <w:delText>) и другими характеристиками:</w:delText>
        </w:r>
      </w:del>
    </w:p>
    <w:p w14:paraId="3B1E3917" w14:textId="77777777" w:rsidR="00062DCD" w:rsidRPr="00CB28F4" w:rsidDel="003642CB" w:rsidRDefault="00062DCD" w:rsidP="009A0C3B">
      <w:pPr>
        <w:pStyle w:val="a8"/>
        <w:numPr>
          <w:ilvl w:val="2"/>
          <w:numId w:val="20"/>
        </w:numPr>
        <w:spacing w:line="276" w:lineRule="auto"/>
        <w:rPr>
          <w:del w:id="564" w:author="Артем Рыблов" w:date="2016-11-07T00:40:00Z"/>
        </w:rPr>
      </w:pPr>
      <w:del w:id="565" w:author="Артем Рыблов" w:date="2016-11-07T00:40:00Z">
        <w:r w:rsidRPr="00CB28F4" w:rsidDel="003642CB">
          <w:delText>Degree centrality.</w:delText>
        </w:r>
      </w:del>
    </w:p>
    <w:p w14:paraId="1180F1EA" w14:textId="77777777" w:rsidR="00062DCD" w:rsidRPr="00CB28F4" w:rsidDel="003642CB" w:rsidRDefault="00062DCD" w:rsidP="009A0C3B">
      <w:pPr>
        <w:pStyle w:val="a8"/>
        <w:numPr>
          <w:ilvl w:val="2"/>
          <w:numId w:val="20"/>
        </w:numPr>
        <w:spacing w:line="276" w:lineRule="auto"/>
        <w:rPr>
          <w:del w:id="566" w:author="Артем Рыблов" w:date="2016-11-07T00:40:00Z"/>
        </w:rPr>
      </w:pPr>
      <w:del w:id="567" w:author="Артем Рыблов" w:date="2016-11-07T00:40:00Z">
        <w:r w:rsidRPr="00CB28F4" w:rsidDel="003642CB">
          <w:delText>Closeness centrality.</w:delText>
        </w:r>
      </w:del>
    </w:p>
    <w:p w14:paraId="1ACD4739" w14:textId="77777777" w:rsidR="00062DCD" w:rsidRPr="00CB28F4" w:rsidDel="003642CB" w:rsidRDefault="00062DCD" w:rsidP="009A0C3B">
      <w:pPr>
        <w:pStyle w:val="a8"/>
        <w:numPr>
          <w:ilvl w:val="2"/>
          <w:numId w:val="20"/>
        </w:numPr>
        <w:spacing w:line="276" w:lineRule="auto"/>
        <w:rPr>
          <w:del w:id="568" w:author="Артем Рыблов" w:date="2016-11-07T00:40:00Z"/>
        </w:rPr>
      </w:pPr>
      <w:del w:id="569" w:author="Артем Рыблов" w:date="2016-11-07T00:40:00Z">
        <w:r w:rsidRPr="00CB28F4" w:rsidDel="003642CB">
          <w:delText>Betweenness centrality.</w:delText>
        </w:r>
      </w:del>
    </w:p>
    <w:p w14:paraId="50320570" w14:textId="77777777" w:rsidR="00062DCD" w:rsidRPr="00CB28F4" w:rsidDel="003642CB" w:rsidRDefault="00062DCD" w:rsidP="009A0C3B">
      <w:pPr>
        <w:pStyle w:val="a8"/>
        <w:numPr>
          <w:ilvl w:val="2"/>
          <w:numId w:val="20"/>
        </w:numPr>
        <w:spacing w:line="276" w:lineRule="auto"/>
        <w:rPr>
          <w:del w:id="570" w:author="Артем Рыблов" w:date="2016-11-07T00:40:00Z"/>
        </w:rPr>
      </w:pPr>
      <w:del w:id="571" w:author="Артем Рыблов" w:date="2016-11-07T00:40:00Z">
        <w:r w:rsidRPr="00CB28F4" w:rsidDel="003642CB">
          <w:delText>Eigenvector centrality.</w:delText>
        </w:r>
      </w:del>
    </w:p>
    <w:p w14:paraId="2A076837" w14:textId="77777777" w:rsidR="00062DCD" w:rsidRPr="00CB28F4" w:rsidDel="003642CB" w:rsidRDefault="00062DCD" w:rsidP="009A0C3B">
      <w:pPr>
        <w:pStyle w:val="a8"/>
        <w:numPr>
          <w:ilvl w:val="2"/>
          <w:numId w:val="20"/>
        </w:numPr>
        <w:spacing w:line="276" w:lineRule="auto"/>
        <w:rPr>
          <w:del w:id="572" w:author="Артем Рыблов" w:date="2016-11-07T00:40:00Z"/>
        </w:rPr>
      </w:pPr>
      <w:del w:id="573" w:author="Артем Рыблов" w:date="2016-11-07T00:40:00Z">
        <w:r w:rsidRPr="00CB28F4" w:rsidDel="003642CB">
          <w:delText>Katz centrality.</w:delText>
        </w:r>
      </w:del>
    </w:p>
    <w:p w14:paraId="7935C73D" w14:textId="77777777" w:rsidR="00062DCD" w:rsidRPr="00CB28F4" w:rsidDel="003642CB" w:rsidRDefault="00062DCD" w:rsidP="009A0C3B">
      <w:pPr>
        <w:pStyle w:val="a8"/>
        <w:numPr>
          <w:ilvl w:val="2"/>
          <w:numId w:val="20"/>
        </w:numPr>
        <w:spacing w:line="276" w:lineRule="auto"/>
        <w:rPr>
          <w:del w:id="574" w:author="Артем Рыблов" w:date="2016-11-07T00:40:00Z"/>
        </w:rPr>
      </w:pPr>
      <w:del w:id="575" w:author="Артем Рыблов" w:date="2016-11-07T00:40:00Z">
        <w:r w:rsidRPr="00CB28F4" w:rsidDel="003642CB">
          <w:delText>Edge betweenness centrality.</w:delText>
        </w:r>
      </w:del>
    </w:p>
    <w:p w14:paraId="1F297762" w14:textId="77777777" w:rsidR="00062DCD" w:rsidRPr="00CB28F4" w:rsidDel="003642CB" w:rsidRDefault="00062DCD" w:rsidP="009A0C3B">
      <w:pPr>
        <w:pStyle w:val="a8"/>
        <w:numPr>
          <w:ilvl w:val="2"/>
          <w:numId w:val="20"/>
        </w:numPr>
        <w:spacing w:line="276" w:lineRule="auto"/>
        <w:rPr>
          <w:del w:id="576" w:author="Артем Рыблов" w:date="2016-11-07T00:40:00Z"/>
        </w:rPr>
      </w:pPr>
      <w:del w:id="577" w:author="Артем Рыблов" w:date="2016-11-07T00:40:00Z">
        <w:r w:rsidRPr="00CB28F4" w:rsidDel="003642CB">
          <w:delText>Current flow closeness centrality.</w:delText>
        </w:r>
      </w:del>
    </w:p>
    <w:p w14:paraId="14D5A6C6" w14:textId="77777777" w:rsidR="00062DCD" w:rsidRPr="00CB28F4" w:rsidDel="003642CB" w:rsidRDefault="00062DCD" w:rsidP="009A0C3B">
      <w:pPr>
        <w:pStyle w:val="a8"/>
        <w:numPr>
          <w:ilvl w:val="2"/>
          <w:numId w:val="20"/>
        </w:numPr>
        <w:spacing w:line="276" w:lineRule="auto"/>
        <w:rPr>
          <w:del w:id="578" w:author="Артем Рыблов" w:date="2016-11-07T00:40:00Z"/>
        </w:rPr>
      </w:pPr>
      <w:del w:id="579" w:author="Артем Рыблов" w:date="2016-11-07T00:40:00Z">
        <w:r w:rsidRPr="00CB28F4" w:rsidDel="003642CB">
          <w:delText>Current flow betweenness centrality.</w:delText>
        </w:r>
      </w:del>
    </w:p>
    <w:p w14:paraId="636BA7EF" w14:textId="77777777" w:rsidR="00062DCD" w:rsidRPr="00CB28F4" w:rsidDel="003642CB" w:rsidRDefault="00062DCD" w:rsidP="009A0C3B">
      <w:pPr>
        <w:pStyle w:val="a8"/>
        <w:numPr>
          <w:ilvl w:val="2"/>
          <w:numId w:val="20"/>
        </w:numPr>
        <w:spacing w:line="276" w:lineRule="auto"/>
        <w:rPr>
          <w:del w:id="580" w:author="Артем Рыблов" w:date="2016-11-07T00:40:00Z"/>
        </w:rPr>
      </w:pPr>
      <w:del w:id="581" w:author="Артем Рыблов" w:date="2016-11-07T00:40:00Z">
        <w:r w:rsidRPr="00CB28F4" w:rsidDel="003642CB">
          <w:delText>Communicability centrality.</w:delText>
        </w:r>
      </w:del>
    </w:p>
    <w:p w14:paraId="341669E5" w14:textId="77777777" w:rsidR="00062DCD" w:rsidRPr="00CB28F4" w:rsidDel="003642CB" w:rsidRDefault="00062DCD" w:rsidP="009A0C3B">
      <w:pPr>
        <w:pStyle w:val="a8"/>
        <w:numPr>
          <w:ilvl w:val="2"/>
          <w:numId w:val="20"/>
        </w:numPr>
        <w:spacing w:line="276" w:lineRule="auto"/>
        <w:rPr>
          <w:del w:id="582" w:author="Артем Рыблов" w:date="2016-11-07T00:40:00Z"/>
        </w:rPr>
      </w:pPr>
      <w:del w:id="583" w:author="Артем Рыблов" w:date="2016-11-07T00:40:00Z">
        <w:r w:rsidRPr="00CB28F4" w:rsidDel="003642CB">
          <w:delText>Load centrality.</w:delText>
        </w:r>
      </w:del>
    </w:p>
    <w:p w14:paraId="5AE94983" w14:textId="77777777" w:rsidR="00062DCD" w:rsidRPr="00CB28F4" w:rsidDel="003642CB" w:rsidRDefault="00062DCD" w:rsidP="009A0C3B">
      <w:pPr>
        <w:pStyle w:val="a8"/>
        <w:numPr>
          <w:ilvl w:val="1"/>
          <w:numId w:val="20"/>
        </w:numPr>
        <w:spacing w:line="276" w:lineRule="auto"/>
        <w:rPr>
          <w:del w:id="584" w:author="Артем Рыблов" w:date="2016-11-07T00:40:00Z"/>
        </w:rPr>
      </w:pPr>
      <w:del w:id="585" w:author="Артем Рыблов" w:date="2016-11-07T00:40:00Z">
        <w:r w:rsidRPr="00CB28F4" w:rsidDel="003642CB">
          <w:delText>Каждая характеристика - это вектор, для которого находится среднее и максимальные значение. В конечном итоге, эти значения становятся признаками пациента для нового набора данных.</w:delText>
        </w:r>
      </w:del>
    </w:p>
    <w:p w14:paraId="42B5FFD4" w14:textId="77777777" w:rsidR="00B41288" w:rsidRDefault="00062DCD">
      <w:pPr>
        <w:pStyle w:val="a8"/>
        <w:numPr>
          <w:ilvl w:val="0"/>
          <w:numId w:val="20"/>
        </w:numPr>
        <w:rPr>
          <w:del w:id="586" w:author="Артем Рыблов" w:date="2016-11-07T00:40:00Z"/>
        </w:rPr>
        <w:pPrChange w:id="587" w:author="Артем Рыблов" w:date="2016-11-06T00:15:00Z">
          <w:pPr>
            <w:pStyle w:val="a8"/>
          </w:pPr>
        </w:pPrChange>
      </w:pPr>
      <w:del w:id="588" w:author="Артем Рыблов" w:date="2016-11-07T00:40:00Z">
        <w:r w:rsidRPr="00CB28F4" w:rsidDel="003642CB">
          <w:delText>Применение методов классификации к новым данны</w:delText>
        </w:r>
        <w:r w:rsidDel="003642CB">
          <w:delText xml:space="preserve">м, используя кросс-валидацию по </w:delText>
        </w:r>
        <w:r w:rsidRPr="00CB28F4" w:rsidDel="003642CB">
          <w:delText>10-блокам для оценки качества классификации</w:delText>
        </w:r>
        <w:r w:rsidDel="003642CB">
          <w:delText xml:space="preserve"> и вывод результатов классификации.</w:delText>
        </w:r>
      </w:del>
    </w:p>
    <w:p w14:paraId="5B244EAB" w14:textId="77777777" w:rsidR="00062DCD" w:rsidRDefault="00DA26E2" w:rsidP="00DA26E2">
      <w:pPr>
        <w:pStyle w:val="4"/>
      </w:pPr>
      <w:r>
        <w:t>Методы машинного обучения</w:t>
      </w:r>
      <w:del w:id="589" w:author="Артем Рыблов" w:date="2016-11-06T00:19:00Z">
        <w:r w:rsidDel="00503214">
          <w:rPr>
            <w:lang w:val="en-US"/>
          </w:rPr>
          <w:delText xml:space="preserve"> (</w:delText>
        </w:r>
        <w:r w:rsidDel="00503214">
          <w:delText>классические)</w:delText>
        </w:r>
      </w:del>
    </w:p>
    <w:p w14:paraId="1AEACA1E" w14:textId="77777777" w:rsidR="00333005" w:rsidRDefault="00333005" w:rsidP="00333005">
      <w:pPr>
        <w:rPr>
          <w:lang w:val="en-US"/>
        </w:rPr>
      </w:pPr>
      <w:r>
        <w:t>Обучение</w:t>
      </w:r>
      <w:r>
        <w:rPr>
          <w:lang w:val="en-US"/>
        </w:rPr>
        <w:t>:</w:t>
      </w:r>
    </w:p>
    <w:p w14:paraId="3C58AC21" w14:textId="77777777" w:rsidR="00333005" w:rsidRDefault="00333005" w:rsidP="009A0C3B">
      <w:pPr>
        <w:pStyle w:val="a8"/>
        <w:numPr>
          <w:ilvl w:val="0"/>
          <w:numId w:val="22"/>
        </w:numPr>
        <w:spacing w:line="276" w:lineRule="auto"/>
      </w:pPr>
      <w:r w:rsidRPr="00252154">
        <w:rPr>
          <w:lang w:eastAsia="ru-RU"/>
        </w:rPr>
        <w:t>Получение данных через модуль “</w:t>
      </w:r>
      <w:r>
        <w:rPr>
          <w:lang w:eastAsia="ru-RU"/>
        </w:rPr>
        <w:t>К</w:t>
      </w:r>
      <w:r w:rsidRPr="00252154">
        <w:rPr>
          <w:lang w:eastAsia="ru-RU"/>
        </w:rPr>
        <w:t>ардиобаза”</w:t>
      </w:r>
      <w:r>
        <w:rPr>
          <w:lang w:eastAsia="ru-RU"/>
        </w:rPr>
        <w:t xml:space="preserve">. </w:t>
      </w:r>
      <w:r w:rsidRPr="00252154">
        <w:rPr>
          <w:lang w:eastAsia="ru-RU"/>
        </w:rPr>
        <w:t>Тип считываемых признаков заранее известен и для каждой записи ЭКГ представляется числовым вектором заданной длины с, возможно, некоторыми неизвестными значениями компонент.</w:t>
      </w:r>
    </w:p>
    <w:p w14:paraId="30D02F8D" w14:textId="77777777" w:rsidR="00333005" w:rsidRDefault="00333005" w:rsidP="009A0C3B">
      <w:pPr>
        <w:pStyle w:val="a8"/>
        <w:numPr>
          <w:ilvl w:val="0"/>
          <w:numId w:val="22"/>
        </w:numPr>
        <w:spacing w:line="276" w:lineRule="auto"/>
      </w:pPr>
      <w:r>
        <w:rPr>
          <w:lang w:eastAsia="ru-RU"/>
        </w:rPr>
        <w:t>В</w:t>
      </w:r>
      <w:r w:rsidRPr="00252154">
        <w:rPr>
          <w:lang w:eastAsia="ru-RU"/>
        </w:rPr>
        <w:t>сё множество векторов разделяется на классы по болезням, выбираются только представительные классы</w:t>
      </w:r>
    </w:p>
    <w:p w14:paraId="3DBD0B97" w14:textId="77777777" w:rsidR="00333005" w:rsidRPr="00252154" w:rsidRDefault="00333005" w:rsidP="009A0C3B">
      <w:pPr>
        <w:pStyle w:val="a8"/>
        <w:numPr>
          <w:ilvl w:val="0"/>
          <w:numId w:val="22"/>
        </w:numPr>
        <w:spacing w:line="276" w:lineRule="auto"/>
      </w:pPr>
      <w:r>
        <w:rPr>
          <w:lang w:eastAsia="ru-RU"/>
        </w:rPr>
        <w:t>С</w:t>
      </w:r>
      <w:r w:rsidRPr="00252154">
        <w:rPr>
          <w:lang w:eastAsia="ru-RU"/>
        </w:rPr>
        <w:t>тавиться k независимых задач бинарной классификации (k - число классов болезней), в выборку попадают здоровые и люди с какой-то конкретной болезнью</w:t>
      </w:r>
      <w:r>
        <w:rPr>
          <w:lang w:eastAsia="ru-RU"/>
        </w:rPr>
        <w:t>. Для каждой такой задачи</w:t>
      </w:r>
      <w:r w:rsidRPr="006A5803">
        <w:rPr>
          <w:lang w:eastAsia="ru-RU"/>
        </w:rPr>
        <w:t>:</w:t>
      </w:r>
    </w:p>
    <w:p w14:paraId="187271C1" w14:textId="77777777" w:rsidR="00333005" w:rsidRDefault="00333005" w:rsidP="009A0C3B">
      <w:pPr>
        <w:pStyle w:val="a8"/>
        <w:numPr>
          <w:ilvl w:val="1"/>
          <w:numId w:val="22"/>
        </w:numPr>
        <w:spacing w:line="276" w:lineRule="auto"/>
      </w:pPr>
      <w:r>
        <w:rPr>
          <w:lang w:eastAsia="ru-RU"/>
        </w:rPr>
        <w:t xml:space="preserve">Выполняется </w:t>
      </w:r>
      <w:r w:rsidRPr="00252154">
        <w:rPr>
          <w:lang w:eastAsia="ru-RU"/>
        </w:rPr>
        <w:t>этап предобработки данных: обнаружение выбросов, вставка пропущенных значений, нормализация, уменьшение размерности пространства признаков.</w:t>
      </w:r>
    </w:p>
    <w:p w14:paraId="7982C10B" w14:textId="77777777" w:rsidR="00333005" w:rsidRDefault="00333005" w:rsidP="009A0C3B">
      <w:pPr>
        <w:pStyle w:val="a8"/>
        <w:numPr>
          <w:ilvl w:val="1"/>
          <w:numId w:val="22"/>
        </w:numPr>
        <w:spacing w:line="276" w:lineRule="auto"/>
      </w:pPr>
      <w:r>
        <w:rPr>
          <w:lang w:eastAsia="ru-RU"/>
        </w:rPr>
        <w:t>Решение задачи различными методами машинного обучения</w:t>
      </w:r>
      <w:r w:rsidRPr="00252154">
        <w:rPr>
          <w:lang w:eastAsia="ru-RU"/>
        </w:rPr>
        <w:t>,</w:t>
      </w:r>
      <w:r>
        <w:rPr>
          <w:lang w:eastAsia="ru-RU"/>
        </w:rPr>
        <w:t xml:space="preserve"> выбор из множества решений лучшего по некоторому критерию качества</w:t>
      </w:r>
    </w:p>
    <w:p w14:paraId="2834AB39" w14:textId="77777777" w:rsidR="00333005" w:rsidRPr="00252154" w:rsidRDefault="00333005" w:rsidP="009A0C3B">
      <w:pPr>
        <w:pStyle w:val="a8"/>
        <w:numPr>
          <w:ilvl w:val="0"/>
          <w:numId w:val="22"/>
        </w:numPr>
        <w:spacing w:line="276" w:lineRule="auto"/>
        <w:rPr>
          <w:lang w:eastAsia="ru-RU"/>
        </w:rPr>
      </w:pPr>
      <w:r>
        <w:rPr>
          <w:lang w:eastAsia="ru-RU"/>
        </w:rPr>
        <w:t>На в</w:t>
      </w:r>
      <w:r w:rsidRPr="00252154">
        <w:rPr>
          <w:lang w:eastAsia="ru-RU"/>
        </w:rPr>
        <w:t>ыходе этапа обучения получается k классификаторов, способных давать прогноз по выбранным заболеваниям.</w:t>
      </w:r>
    </w:p>
    <w:p w14:paraId="079976AA" w14:textId="77777777" w:rsidR="00333005" w:rsidRDefault="00333005" w:rsidP="00333005">
      <w:pPr>
        <w:rPr>
          <w:lang w:val="en-US"/>
        </w:rPr>
      </w:pPr>
      <w:r>
        <w:t>Диагностика</w:t>
      </w:r>
      <w:r>
        <w:rPr>
          <w:lang w:val="en-US"/>
        </w:rPr>
        <w:t>:</w:t>
      </w:r>
    </w:p>
    <w:p w14:paraId="2569F9C7" w14:textId="77777777" w:rsidR="00333005" w:rsidRDefault="00333005" w:rsidP="009A0C3B">
      <w:pPr>
        <w:pStyle w:val="a8"/>
        <w:numPr>
          <w:ilvl w:val="0"/>
          <w:numId w:val="23"/>
        </w:numPr>
        <w:spacing w:line="276" w:lineRule="auto"/>
      </w:pPr>
      <w:r w:rsidRPr="00252154">
        <w:rPr>
          <w:lang w:eastAsia="ru-RU"/>
        </w:rPr>
        <w:t>На вход программе прогнозирования подаётся числовой вектор, характеризующий подлежащую диагнос</w:t>
      </w:r>
      <w:r>
        <w:rPr>
          <w:lang w:eastAsia="ru-RU"/>
        </w:rPr>
        <w:t>тированию запись ЭКГ</w:t>
      </w:r>
      <w:r w:rsidRPr="00252154">
        <w:rPr>
          <w:lang w:eastAsia="ru-RU"/>
        </w:rPr>
        <w:t>. Интерпретация компонент</w:t>
      </w:r>
      <w:r>
        <w:rPr>
          <w:lang w:val="en-US" w:eastAsia="ru-RU"/>
        </w:rPr>
        <w:t xml:space="preserve"> </w:t>
      </w:r>
      <w:r>
        <w:rPr>
          <w:lang w:eastAsia="ru-RU"/>
        </w:rPr>
        <w:t>вектора</w:t>
      </w:r>
      <w:r w:rsidRPr="00252154">
        <w:rPr>
          <w:lang w:eastAsia="ru-RU"/>
        </w:rPr>
        <w:t xml:space="preserve"> такая же, как на этапе обучения.</w:t>
      </w:r>
    </w:p>
    <w:p w14:paraId="6DA00C99" w14:textId="77777777" w:rsidR="00333005" w:rsidRDefault="00333005" w:rsidP="009A0C3B">
      <w:pPr>
        <w:pStyle w:val="a8"/>
        <w:numPr>
          <w:ilvl w:val="0"/>
          <w:numId w:val="23"/>
        </w:numPr>
        <w:spacing w:line="276" w:lineRule="auto"/>
      </w:pPr>
      <w:r>
        <w:rPr>
          <w:lang w:eastAsia="ru-RU"/>
        </w:rPr>
        <w:t>Этап предобработки вектора (такой же как при обучении)</w:t>
      </w:r>
    </w:p>
    <w:p w14:paraId="30104A76" w14:textId="77777777" w:rsidR="003642CB" w:rsidRDefault="00333005" w:rsidP="003642CB">
      <w:pPr>
        <w:pStyle w:val="4"/>
        <w:numPr>
          <w:ilvl w:val="0"/>
          <w:numId w:val="0"/>
        </w:numPr>
        <w:ind w:left="864"/>
        <w:rPr>
          <w:ins w:id="590" w:author="Артем Рыблов" w:date="2016-11-07T00:41:00Z"/>
        </w:rPr>
      </w:pPr>
      <w:r w:rsidRPr="00252154">
        <w:rPr>
          <w:lang w:eastAsia="ru-RU"/>
        </w:rPr>
        <w:t>По результату вычислений программа выдает вероятность наличия каждой из k-болезней.</w:t>
      </w:r>
    </w:p>
    <w:p w14:paraId="7C055486" w14:textId="77777777" w:rsidR="003642CB" w:rsidRDefault="003642CB" w:rsidP="003642CB">
      <w:pPr>
        <w:rPr>
          <w:ins w:id="591" w:author="Артем Рыблов" w:date="2016-11-07T00:41:00Z"/>
        </w:rPr>
      </w:pPr>
      <w:ins w:id="592" w:author="Артем Рыблов" w:date="2016-11-07T00:41:00Z">
        <w:r>
          <w:t>Частью подсистемы «Методы машинного обучения» является графовый подход.</w:t>
        </w:r>
      </w:ins>
    </w:p>
    <w:p w14:paraId="738899B4" w14:textId="77777777" w:rsidR="003642CB" w:rsidRPr="00280F8B" w:rsidRDefault="003642CB" w:rsidP="003642CB">
      <w:pPr>
        <w:rPr>
          <w:ins w:id="593" w:author="Артем Рыблов" w:date="2016-11-07T00:41:00Z"/>
        </w:rPr>
      </w:pPr>
      <w:ins w:id="594" w:author="Артем Рыблов" w:date="2016-11-07T00:41:00Z">
        <w:r w:rsidRPr="00642EF7">
          <w:t>Алгоритм автоматической диагностики заболеваний сердца на основе графового подхода (</w:t>
        </w:r>
        <w:r w:rsidRPr="00280F8B">
          <w:t>parenclitic</w:t>
        </w:r>
        <w:r w:rsidRPr="00642EF7">
          <w:t xml:space="preserve"> </w:t>
        </w:r>
        <w:r w:rsidRPr="00280F8B">
          <w:t>networks</w:t>
        </w:r>
        <w:r w:rsidRPr="00642EF7">
          <w:t xml:space="preserve">) представлен на рисунке 2. </w:t>
        </w:r>
        <w:r w:rsidRPr="00280F8B">
          <w:t>Работа метода выполняется следующим образом:</w:t>
        </w:r>
      </w:ins>
    </w:p>
    <w:p w14:paraId="5A7D8680" w14:textId="77777777" w:rsidR="003642CB" w:rsidRPr="00280F8B" w:rsidRDefault="003642CB" w:rsidP="003642CB">
      <w:pPr>
        <w:pStyle w:val="a8"/>
        <w:numPr>
          <w:ilvl w:val="0"/>
          <w:numId w:val="20"/>
        </w:numPr>
        <w:rPr>
          <w:ins w:id="595" w:author="Артем Рыблов" w:date="2016-11-07T00:41:00Z"/>
        </w:rPr>
      </w:pPr>
      <w:ins w:id="596" w:author="Артем Рыблов" w:date="2016-11-07T00:41:00Z">
        <w:r w:rsidRPr="00280F8B">
          <w:t>Построение паренклитической сети:</w:t>
        </w:r>
      </w:ins>
    </w:p>
    <w:p w14:paraId="1C9DBCEF" w14:textId="77777777" w:rsidR="003642CB" w:rsidRPr="00280F8B" w:rsidRDefault="003642CB" w:rsidP="003642CB">
      <w:pPr>
        <w:pStyle w:val="a8"/>
        <w:numPr>
          <w:ilvl w:val="1"/>
          <w:numId w:val="20"/>
        </w:numPr>
        <w:spacing w:line="276" w:lineRule="auto"/>
        <w:rPr>
          <w:ins w:id="597" w:author="Артем Рыблов" w:date="2016-11-07T00:41:00Z"/>
        </w:rPr>
      </w:pPr>
      <w:ins w:id="598" w:author="Артем Рыблов" w:date="2016-11-07T00:41:00Z">
        <w:r w:rsidRPr="00280F8B">
          <w:t>Выбор контрольной группы (например, 15 человек) из группы здоровых.</w:t>
        </w:r>
      </w:ins>
    </w:p>
    <w:p w14:paraId="6A65EDE5" w14:textId="77777777" w:rsidR="003642CB" w:rsidRDefault="003642CB" w:rsidP="003642CB">
      <w:pPr>
        <w:pStyle w:val="a8"/>
        <w:numPr>
          <w:ilvl w:val="1"/>
          <w:numId w:val="20"/>
        </w:numPr>
        <w:spacing w:line="276" w:lineRule="auto"/>
        <w:rPr>
          <w:ins w:id="599" w:author="Артем Рыблов" w:date="2016-11-07T00:41:00Z"/>
        </w:rPr>
      </w:pPr>
      <w:ins w:id="600" w:author="Артем Рыблов" w:date="2016-11-07T00:41:00Z">
        <w:r>
          <w:t xml:space="preserve">Для всех пар признаков </w:t>
        </w:r>
        <w:r w:rsidRPr="00280F8B">
          <w:t>m</w:t>
        </w:r>
        <w:r w:rsidRPr="00280F8B">
          <w:rPr>
            <w:vertAlign w:val="subscript"/>
          </w:rPr>
          <w:t>i</w:t>
        </w:r>
        <w:r w:rsidRPr="00280F8B">
          <w:t xml:space="preserve"> и m</w:t>
        </w:r>
        <w:r w:rsidRPr="00280F8B">
          <w:rPr>
            <w:vertAlign w:val="subscript"/>
          </w:rPr>
          <w:t>j</w:t>
        </w:r>
        <w:r w:rsidRPr="00642EF7">
          <w:t xml:space="preserve">, </w:t>
        </w:r>
        <w:r>
          <w:t>где</w:t>
        </w:r>
        <w:r w:rsidRPr="00642EF7">
          <w:t xml:space="preserve"> </w:t>
        </w:r>
        <m:oMath>
          <m:r>
            <w:rPr>
              <w:rFonts w:ascii="Cambria Math" w:hAnsi="Cambria Math"/>
              <w:lang w:val="en-GB"/>
            </w:rPr>
            <m:t>i</m:t>
          </m:r>
          <m:r>
            <w:rPr>
              <w:rFonts w:ascii="Cambria Math" w:hAnsi="Cambria Math"/>
            </w:rPr>
            <m:t xml:space="preserve">, </m:t>
          </m:r>
          <m:r>
            <w:rPr>
              <w:rFonts w:ascii="Cambria Math" w:hAnsi="Cambria Math"/>
              <w:lang w:val="en-GB"/>
            </w:rPr>
            <m:t>j</m:t>
          </m:r>
          <m:r>
            <w:rPr>
              <w:rFonts w:ascii="Cambria Math" w:hAnsi="Cambria Math"/>
            </w:rPr>
            <m:t xml:space="preserve">= </m:t>
          </m:r>
          <m:acc>
            <m:accPr>
              <m:chr m:val="̅"/>
              <m:ctrlPr>
                <w:rPr>
                  <w:rFonts w:ascii="Cambria Math" w:hAnsi="Cambria Math"/>
                  <w:i/>
                  <w:lang w:val="en-GB"/>
                </w:rPr>
              </m:ctrlPr>
            </m:accPr>
            <m:e>
              <m:r>
                <w:rPr>
                  <w:rFonts w:ascii="Cambria Math" w:hAnsi="Cambria Math"/>
                </w:rPr>
                <m:t xml:space="preserve">1, </m:t>
              </m:r>
              <m:r>
                <w:rPr>
                  <w:rFonts w:ascii="Cambria Math" w:hAnsi="Cambria Math"/>
                  <w:lang w:val="en-GB"/>
                </w:rPr>
                <m:t>k</m:t>
              </m:r>
            </m:e>
          </m:acc>
          <m:r>
            <w:rPr>
              <w:rFonts w:ascii="Cambria Math" w:hAnsi="Cambria Math"/>
            </w:rPr>
            <m:t>:</m:t>
          </m:r>
        </m:oMath>
      </w:ins>
    </w:p>
    <w:p w14:paraId="6364588F" w14:textId="77777777" w:rsidR="003642CB" w:rsidRDefault="003642CB" w:rsidP="003642CB">
      <w:pPr>
        <w:pStyle w:val="a8"/>
        <w:numPr>
          <w:ilvl w:val="2"/>
          <w:numId w:val="20"/>
        </w:numPr>
        <w:spacing w:line="276" w:lineRule="auto"/>
        <w:rPr>
          <w:ins w:id="601" w:author="Артем Рыблов" w:date="2016-11-07T00:41:00Z"/>
        </w:rPr>
      </w:pPr>
      <w:ins w:id="602" w:author="Артем Рыблов" w:date="2016-11-07T00:41:00Z">
        <w:r w:rsidRPr="00280F8B">
          <w:lastRenderedPageBreak/>
          <w:t xml:space="preserve">Построение эталонной модели на контрольной группе: </w:t>
        </w:r>
        <m:oMath>
          <m:sSub>
            <m:sSubPr>
              <m:ctrlPr>
                <w:rPr>
                  <w:rFonts w:ascii="Cambria Math" w:hAnsi="Cambria Math"/>
                  <w:i/>
                </w:rPr>
              </m:ctrlPr>
            </m:sSubPr>
            <m:e>
              <m:r>
                <w:rPr>
                  <w:rFonts w:ascii="Cambria Math" w:hAnsi="Cambria Math"/>
                </w:rPr>
                <m:t>m</m:t>
              </m:r>
            </m:e>
            <m:sub>
              <m:r>
                <w:rPr>
                  <w:rFonts w:ascii="Cambria Math" w:hAnsi="Cambria Math"/>
                  <w:lang w:val="en-GB"/>
                </w:rPr>
                <m:t>i</m:t>
              </m:r>
            </m:sub>
          </m:sSub>
          <m:r>
            <w:rPr>
              <w:rFonts w:ascii="Cambria Math" w:hAnsi="Cambria Math"/>
            </w:rPr>
            <m:t>=</m:t>
          </m:r>
        </m:oMath>
        <w:r w:rsidRPr="00280F8B">
          <w:t xml:space="preserve"> </w:t>
        </w:r>
        <m:oMath>
          <m:sSub>
            <m:sSubPr>
              <m:ctrlPr>
                <w:rPr>
                  <w:rFonts w:ascii="Cambria Math" w:hAnsi="Cambria Math"/>
                  <w:i/>
                </w:rPr>
              </m:ctrlPr>
            </m:sSubPr>
            <m:e>
              <m:r>
                <w:rPr>
                  <w:rFonts w:ascii="Cambria Math" w:hAnsi="Cambria Math"/>
                </w:rPr>
                <m:t>a</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t xml:space="preserve"> + </w:t>
        </w:r>
        <m:oMath>
          <m:sSub>
            <m:sSubPr>
              <m:ctrlPr>
                <w:rPr>
                  <w:rFonts w:ascii="Cambria Math" w:hAnsi="Cambria Math"/>
                  <w:i/>
                </w:rPr>
              </m:ctrlPr>
            </m:sSubPr>
            <m:e>
              <m:r>
                <w:rPr>
                  <w:rFonts w:ascii="Cambria Math" w:hAnsi="Cambria Math"/>
                </w:rPr>
                <m:t>b</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t xml:space="preserve"> *  </w:t>
        </w:r>
        <m:oMath>
          <m:sSub>
            <m:sSubPr>
              <m:ctrlPr>
                <w:rPr>
                  <w:rFonts w:ascii="Cambria Math" w:hAnsi="Cambria Math"/>
                  <w:i/>
                </w:rPr>
              </m:ctrlPr>
            </m:sSubPr>
            <m:e>
              <m:r>
                <w:rPr>
                  <w:rFonts w:ascii="Cambria Math" w:hAnsi="Cambria Math"/>
                </w:rPr>
                <m:t>m</m:t>
              </m:r>
            </m:e>
            <m:sub>
              <m:r>
                <w:rPr>
                  <w:rFonts w:ascii="Cambria Math" w:hAnsi="Cambria Math"/>
                  <w:lang w:val="en-GB"/>
                </w:rPr>
                <m:t>j</m:t>
              </m:r>
            </m:sub>
          </m:sSub>
        </m:oMath>
        <w:r w:rsidRPr="00280F8B">
          <w:t xml:space="preserve">, где </w:t>
        </w:r>
        <m:oMath>
          <m:sSub>
            <m:sSubPr>
              <m:ctrlPr>
                <w:rPr>
                  <w:rFonts w:ascii="Cambria Math" w:hAnsi="Cambria Math"/>
                  <w:i/>
                </w:rPr>
              </m:ctrlPr>
            </m:sSubPr>
            <m:e>
              <m:r>
                <w:rPr>
                  <w:rFonts w:ascii="Cambria Math" w:hAnsi="Cambria Math"/>
                </w:rPr>
                <m:t>a</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t xml:space="preserve"> и </w:t>
        </w:r>
        <m:oMath>
          <m:sSub>
            <m:sSubPr>
              <m:ctrlPr>
                <w:rPr>
                  <w:rFonts w:ascii="Cambria Math" w:hAnsi="Cambria Math"/>
                  <w:i/>
                </w:rPr>
              </m:ctrlPr>
            </m:sSubPr>
            <m:e>
              <m:r>
                <w:rPr>
                  <w:rFonts w:ascii="Cambria Math" w:hAnsi="Cambria Math"/>
                </w:rPr>
                <m:t>b</m:t>
              </m:r>
            </m:e>
            <m:sub>
              <m:r>
                <w:rPr>
                  <w:rFonts w:ascii="Cambria Math" w:hAnsi="Cambria Math"/>
                  <w:lang w:val="en-GB"/>
                </w:rPr>
                <m:t>i</m:t>
              </m:r>
              <m:r>
                <w:rPr>
                  <w:rFonts w:ascii="Cambria Math" w:hAnsi="Cambria Math"/>
                </w:rPr>
                <m:t>,</m:t>
              </m:r>
              <m:r>
                <w:rPr>
                  <w:rFonts w:ascii="Cambria Math" w:hAnsi="Cambria Math"/>
                  <w:lang w:val="en-GB"/>
                </w:rPr>
                <m:t>j</m:t>
              </m:r>
            </m:sub>
          </m:sSub>
        </m:oMath>
        <w:r w:rsidRPr="00280F8B">
          <w:t xml:space="preserve"> - коэффициенты эталонной модели</w:t>
        </w:r>
        <w:r w:rsidRPr="00F56807">
          <w:t>.</w:t>
        </w:r>
      </w:ins>
    </w:p>
    <w:p w14:paraId="1BA65525" w14:textId="77777777" w:rsidR="003642CB" w:rsidRPr="00280F8B" w:rsidRDefault="003642CB" w:rsidP="003642CB">
      <w:pPr>
        <w:pStyle w:val="a8"/>
        <w:numPr>
          <w:ilvl w:val="2"/>
          <w:numId w:val="20"/>
        </w:numPr>
        <w:spacing w:line="276" w:lineRule="auto"/>
        <w:rPr>
          <w:ins w:id="603" w:author="Артем Рыблов" w:date="2016-11-07T00:41:00Z"/>
        </w:rPr>
      </w:pPr>
      <w:ins w:id="604" w:author="Артем Рыблов" w:date="2016-11-07T00:41:00Z">
        <w:r>
          <w:t>Нахождение стандартного отклонения</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i,j</m:t>
              </m:r>
            </m:sub>
          </m:sSub>
        </m:oMath>
        <w:r w:rsidRPr="00D45F9E">
          <w:t xml:space="preserve"> </w:t>
        </w:r>
        <w:r w:rsidRPr="00280F8B">
          <w:t>от объектов до эталонной модели для контрольной группы</w:t>
        </w:r>
        <w:r w:rsidRPr="00F56807">
          <w:t>.</w:t>
        </w:r>
      </w:ins>
    </w:p>
    <w:p w14:paraId="571D3532" w14:textId="77777777" w:rsidR="003642CB" w:rsidRPr="00280F8B" w:rsidRDefault="003642CB" w:rsidP="003642CB">
      <w:pPr>
        <w:pStyle w:val="a8"/>
        <w:numPr>
          <w:ilvl w:val="2"/>
          <w:numId w:val="20"/>
        </w:numPr>
        <w:spacing w:line="276" w:lineRule="auto"/>
        <w:rPr>
          <w:ins w:id="605" w:author="Артем Рыблов" w:date="2016-11-07T00:41:00Z"/>
        </w:rPr>
      </w:pPr>
      <w:ins w:id="606" w:author="Артем Рыблов" w:date="2016-11-07T00:41:00Z">
        <w:r>
          <w:t xml:space="preserve">Добавление узлов </w:t>
        </w:r>
        <w:r w:rsidRPr="00280F8B">
          <w:t>m</w:t>
        </w:r>
        <w:r w:rsidRPr="00280F8B">
          <w:rPr>
            <w:vertAlign w:val="subscript"/>
          </w:rPr>
          <w:t>i</w:t>
        </w:r>
        <w:r w:rsidRPr="00280F8B">
          <w:t xml:space="preserve"> и m</w:t>
        </w:r>
        <w:r w:rsidRPr="00280F8B">
          <w:rPr>
            <w:vertAlign w:val="subscript"/>
          </w:rPr>
          <w:t>j</w:t>
        </w:r>
        <w:r w:rsidRPr="00280F8B">
          <w:t xml:space="preserve"> </w:t>
        </w:r>
        <w:r>
          <w:t>и связи между ними, которая имеет вес</w:t>
        </w:r>
        <w:r>
          <w:br/>
          <w:t xml:space="preserve"> </w:t>
        </w:r>
        <m:oMath>
          <m:sSub>
            <m:sSubPr>
              <m:ctrlPr>
                <w:rPr>
                  <w:rFonts w:ascii="Cambria Math" w:hAnsi="Cambria Math"/>
                  <w:i/>
                </w:rPr>
              </m:ctrlPr>
            </m:sSubPr>
            <m:e>
              <m:r>
                <w:rPr>
                  <w:rFonts w:ascii="Cambria Math" w:hAnsi="Cambria Math"/>
                </w:rPr>
                <m:t>w</m:t>
              </m:r>
            </m:e>
            <m:sub>
              <m:r>
                <w:rPr>
                  <w:rFonts w:ascii="Cambria Math" w:hAnsi="Cambria Math"/>
                  <w:lang w:val="en-GB"/>
                </w:rPr>
                <m:t>i</m:t>
              </m:r>
              <m:r>
                <w:rPr>
                  <w:rFonts w:ascii="Cambria Math" w:hAnsi="Cambria Math"/>
                </w:rPr>
                <m:t>,</m:t>
              </m:r>
              <m:r>
                <w:rPr>
                  <w:rFonts w:ascii="Cambria Math" w:hAnsi="Cambria Math"/>
                  <w:lang w:val="en-GB"/>
                </w:rPr>
                <m:t>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lang w:val="en-GB"/>
                    </w:rPr>
                    <m:t>i</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lang w:val="en-GB"/>
                    </w:rPr>
                    <m:t>i</m:t>
                  </m:r>
                  <m:r>
                    <w:rPr>
                      <w:rFonts w:ascii="Cambria Math" w:hAnsi="Cambria Math"/>
                    </w:rPr>
                    <m:t>,</m:t>
                  </m:r>
                  <m:r>
                    <w:rPr>
                      <w:rFonts w:ascii="Cambria Math" w:hAnsi="Cambria Math"/>
                      <w:lang w:val="en-GB"/>
                    </w:rPr>
                    <m:t>j</m:t>
                  </m:r>
                </m:sub>
              </m:sSub>
              <m:r>
                <m:rPr>
                  <m:sty m:val="p"/>
                </m:rP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lang w:val="en-GB"/>
                    </w:rPr>
                    <m:t>i</m:t>
                  </m:r>
                  <m:r>
                    <w:rPr>
                      <w:rFonts w:ascii="Cambria Math" w:hAnsi="Cambria Math"/>
                    </w:rPr>
                    <m:t>,</m:t>
                  </m:r>
                  <m:r>
                    <w:rPr>
                      <w:rFonts w:ascii="Cambria Math" w:hAnsi="Cambria Math"/>
                      <w:lang w:val="en-GB"/>
                    </w:rPr>
                    <m:t>j</m:t>
                  </m:r>
                </m:sub>
              </m:sSub>
              <m:r>
                <m:rPr>
                  <m:sty m:val="p"/>
                </m:rP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lang w:val="en-GB"/>
                    </w:rPr>
                    <m:t>j</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i,j</m:t>
                  </m:r>
                </m:sub>
              </m:sSub>
            </m:den>
          </m:f>
        </m:oMath>
        <w:r>
          <w:t xml:space="preserve"> в сеть пациента.</w:t>
        </w:r>
      </w:ins>
    </w:p>
    <w:p w14:paraId="168EA751" w14:textId="77777777" w:rsidR="003642CB" w:rsidRDefault="003642CB" w:rsidP="003642CB">
      <w:pPr>
        <w:pStyle w:val="a8"/>
        <w:numPr>
          <w:ilvl w:val="0"/>
          <w:numId w:val="20"/>
        </w:numPr>
        <w:rPr>
          <w:ins w:id="607" w:author="Артем Рыблов" w:date="2016-11-07T00:41:00Z"/>
        </w:rPr>
      </w:pPr>
      <w:ins w:id="608" w:author="Артем Рыблов" w:date="2016-11-07T00:41:00Z">
        <w:r>
          <w:t>Подготовка и описание сетей</w:t>
        </w:r>
        <w:r w:rsidRPr="00280F8B">
          <w:t xml:space="preserve"> с помощью топологических индексов.</w:t>
        </w:r>
      </w:ins>
    </w:p>
    <w:p w14:paraId="79B59455" w14:textId="77777777" w:rsidR="003642CB" w:rsidRPr="00944413" w:rsidRDefault="003642CB" w:rsidP="003642CB">
      <w:pPr>
        <w:pStyle w:val="a8"/>
        <w:numPr>
          <w:ilvl w:val="1"/>
          <w:numId w:val="20"/>
        </w:numPr>
        <w:spacing w:line="276" w:lineRule="auto"/>
        <w:rPr>
          <w:ins w:id="609" w:author="Артем Рыблов" w:date="2016-11-07T00:41:00Z"/>
        </w:rPr>
      </w:pPr>
      <w:ins w:id="610" w:author="Артем Рыблов" w:date="2016-11-07T00:41:00Z">
        <w:r w:rsidRPr="00280F8B">
          <w:t>П</w:t>
        </w:r>
        <w:r>
          <w:t>рименение порога. К взвешенным сетям</w:t>
        </w:r>
        <w:r w:rsidRPr="00280F8B">
          <w:t xml:space="preserve"> </w:t>
        </w:r>
        <w:r>
          <w:t xml:space="preserve">пациентов </w:t>
        </w:r>
        <w:r w:rsidRPr="00280F8B">
          <w:t>применяется порог. Удаляются все связи между узлами со значениями выше порогового. Сеть становится невзвешенной.</w:t>
        </w:r>
      </w:ins>
    </w:p>
    <w:p w14:paraId="46086CC7" w14:textId="77777777" w:rsidR="003642CB" w:rsidRDefault="003642CB" w:rsidP="003642CB">
      <w:pPr>
        <w:pStyle w:val="a8"/>
        <w:numPr>
          <w:ilvl w:val="1"/>
          <w:numId w:val="20"/>
        </w:numPr>
        <w:spacing w:line="276" w:lineRule="auto"/>
        <w:rPr>
          <w:ins w:id="611" w:author="Артем Рыблов" w:date="2016-11-07T00:41:00Z"/>
        </w:rPr>
      </w:pPr>
      <w:ins w:id="612" w:author="Артем Рыблов" w:date="2016-11-07T00:41:00Z">
        <w:r w:rsidRPr="00CB28F4">
          <w:t>Формирование нового набора данных.</w:t>
        </w:r>
        <w:r>
          <w:t xml:space="preserve"> </w:t>
        </w:r>
        <w:r w:rsidRPr="00280F8B">
          <w:t xml:space="preserve">Сеть каждого пациента </w:t>
        </w:r>
        <w:r>
          <w:t>характеризуется определенными значениями – центральностями (</w:t>
        </w:r>
        <w:r>
          <w:rPr>
            <w:lang w:val="en-GB"/>
          </w:rPr>
          <w:t>centrality</w:t>
        </w:r>
        <w:r>
          <w:t>) и другими характеристиками:</w:t>
        </w:r>
      </w:ins>
    </w:p>
    <w:p w14:paraId="4C41D759" w14:textId="77777777" w:rsidR="003642CB" w:rsidRPr="00CB28F4" w:rsidRDefault="003642CB" w:rsidP="003642CB">
      <w:pPr>
        <w:pStyle w:val="a8"/>
        <w:numPr>
          <w:ilvl w:val="2"/>
          <w:numId w:val="20"/>
        </w:numPr>
        <w:spacing w:line="276" w:lineRule="auto"/>
        <w:rPr>
          <w:ins w:id="613" w:author="Артем Рыблов" w:date="2016-11-07T00:41:00Z"/>
        </w:rPr>
      </w:pPr>
      <w:ins w:id="614" w:author="Артем Рыблов" w:date="2016-11-07T00:41:00Z">
        <w:r w:rsidRPr="00CB28F4">
          <w:t>Degree centrality.</w:t>
        </w:r>
      </w:ins>
    </w:p>
    <w:p w14:paraId="14EF4EFF" w14:textId="77777777" w:rsidR="003642CB" w:rsidRPr="00CB28F4" w:rsidRDefault="003642CB" w:rsidP="003642CB">
      <w:pPr>
        <w:pStyle w:val="a8"/>
        <w:numPr>
          <w:ilvl w:val="2"/>
          <w:numId w:val="20"/>
        </w:numPr>
        <w:spacing w:line="276" w:lineRule="auto"/>
        <w:rPr>
          <w:ins w:id="615" w:author="Артем Рыблов" w:date="2016-11-07T00:41:00Z"/>
        </w:rPr>
      </w:pPr>
      <w:ins w:id="616" w:author="Артем Рыблов" w:date="2016-11-07T00:41:00Z">
        <w:r w:rsidRPr="00CB28F4">
          <w:t>Closeness centrality.</w:t>
        </w:r>
      </w:ins>
    </w:p>
    <w:p w14:paraId="3BB64210" w14:textId="77777777" w:rsidR="003642CB" w:rsidRPr="00CB28F4" w:rsidRDefault="003642CB" w:rsidP="003642CB">
      <w:pPr>
        <w:pStyle w:val="a8"/>
        <w:numPr>
          <w:ilvl w:val="2"/>
          <w:numId w:val="20"/>
        </w:numPr>
        <w:spacing w:line="276" w:lineRule="auto"/>
        <w:rPr>
          <w:ins w:id="617" w:author="Артем Рыблов" w:date="2016-11-07T00:41:00Z"/>
        </w:rPr>
      </w:pPr>
      <w:ins w:id="618" w:author="Артем Рыблов" w:date="2016-11-07T00:41:00Z">
        <w:r w:rsidRPr="00CB28F4">
          <w:t>Betweenness centrality.</w:t>
        </w:r>
      </w:ins>
    </w:p>
    <w:p w14:paraId="5A1126D8" w14:textId="77777777" w:rsidR="003642CB" w:rsidRPr="00CB28F4" w:rsidRDefault="003642CB" w:rsidP="003642CB">
      <w:pPr>
        <w:pStyle w:val="a8"/>
        <w:numPr>
          <w:ilvl w:val="2"/>
          <w:numId w:val="20"/>
        </w:numPr>
        <w:spacing w:line="276" w:lineRule="auto"/>
        <w:rPr>
          <w:ins w:id="619" w:author="Артем Рыблов" w:date="2016-11-07T00:41:00Z"/>
        </w:rPr>
      </w:pPr>
      <w:ins w:id="620" w:author="Артем Рыблов" w:date="2016-11-07T00:41:00Z">
        <w:r w:rsidRPr="00CB28F4">
          <w:t>Eigenvector centrality.</w:t>
        </w:r>
      </w:ins>
    </w:p>
    <w:p w14:paraId="5F0C0DCD" w14:textId="77777777" w:rsidR="003642CB" w:rsidRPr="00CB28F4" w:rsidRDefault="003642CB" w:rsidP="003642CB">
      <w:pPr>
        <w:pStyle w:val="a8"/>
        <w:numPr>
          <w:ilvl w:val="2"/>
          <w:numId w:val="20"/>
        </w:numPr>
        <w:spacing w:line="276" w:lineRule="auto"/>
        <w:rPr>
          <w:ins w:id="621" w:author="Артем Рыблов" w:date="2016-11-07T00:41:00Z"/>
        </w:rPr>
      </w:pPr>
      <w:ins w:id="622" w:author="Артем Рыблов" w:date="2016-11-07T00:41:00Z">
        <w:r w:rsidRPr="00CB28F4">
          <w:t>Katz centrality.</w:t>
        </w:r>
      </w:ins>
    </w:p>
    <w:p w14:paraId="6C7A4970" w14:textId="77777777" w:rsidR="003642CB" w:rsidRPr="00CB28F4" w:rsidRDefault="003642CB" w:rsidP="003642CB">
      <w:pPr>
        <w:pStyle w:val="a8"/>
        <w:numPr>
          <w:ilvl w:val="2"/>
          <w:numId w:val="20"/>
        </w:numPr>
        <w:spacing w:line="276" w:lineRule="auto"/>
        <w:rPr>
          <w:ins w:id="623" w:author="Артем Рыблов" w:date="2016-11-07T00:41:00Z"/>
        </w:rPr>
      </w:pPr>
      <w:ins w:id="624" w:author="Артем Рыблов" w:date="2016-11-07T00:41:00Z">
        <w:r w:rsidRPr="00CB28F4">
          <w:t>Edge betweenness centrality.</w:t>
        </w:r>
      </w:ins>
    </w:p>
    <w:p w14:paraId="2A6030F8" w14:textId="77777777" w:rsidR="003642CB" w:rsidRPr="00CB28F4" w:rsidRDefault="003642CB" w:rsidP="003642CB">
      <w:pPr>
        <w:pStyle w:val="a8"/>
        <w:numPr>
          <w:ilvl w:val="2"/>
          <w:numId w:val="20"/>
        </w:numPr>
        <w:spacing w:line="276" w:lineRule="auto"/>
        <w:rPr>
          <w:ins w:id="625" w:author="Артем Рыблов" w:date="2016-11-07T00:41:00Z"/>
        </w:rPr>
      </w:pPr>
      <w:ins w:id="626" w:author="Артем Рыблов" w:date="2016-11-07T00:41:00Z">
        <w:r w:rsidRPr="00CB28F4">
          <w:t>Current flow closeness centrality.</w:t>
        </w:r>
      </w:ins>
    </w:p>
    <w:p w14:paraId="4743677F" w14:textId="77777777" w:rsidR="003642CB" w:rsidRPr="00CB28F4" w:rsidRDefault="003642CB" w:rsidP="003642CB">
      <w:pPr>
        <w:pStyle w:val="a8"/>
        <w:numPr>
          <w:ilvl w:val="2"/>
          <w:numId w:val="20"/>
        </w:numPr>
        <w:spacing w:line="276" w:lineRule="auto"/>
        <w:rPr>
          <w:ins w:id="627" w:author="Артем Рыблов" w:date="2016-11-07T00:41:00Z"/>
        </w:rPr>
      </w:pPr>
      <w:ins w:id="628" w:author="Артем Рыблов" w:date="2016-11-07T00:41:00Z">
        <w:r w:rsidRPr="00CB28F4">
          <w:t>Current flow betweenness centrality.</w:t>
        </w:r>
      </w:ins>
    </w:p>
    <w:p w14:paraId="7FE63EF6" w14:textId="77777777" w:rsidR="003642CB" w:rsidRPr="00CB28F4" w:rsidRDefault="003642CB" w:rsidP="003642CB">
      <w:pPr>
        <w:pStyle w:val="a8"/>
        <w:numPr>
          <w:ilvl w:val="2"/>
          <w:numId w:val="20"/>
        </w:numPr>
        <w:spacing w:line="276" w:lineRule="auto"/>
        <w:rPr>
          <w:ins w:id="629" w:author="Артем Рыблов" w:date="2016-11-07T00:41:00Z"/>
        </w:rPr>
      </w:pPr>
      <w:ins w:id="630" w:author="Артем Рыблов" w:date="2016-11-07T00:41:00Z">
        <w:r w:rsidRPr="00CB28F4">
          <w:t>Communicability centrality.</w:t>
        </w:r>
      </w:ins>
    </w:p>
    <w:p w14:paraId="3F0A5CAD" w14:textId="77777777" w:rsidR="003642CB" w:rsidRPr="00CB28F4" w:rsidRDefault="003642CB" w:rsidP="003642CB">
      <w:pPr>
        <w:pStyle w:val="a8"/>
        <w:numPr>
          <w:ilvl w:val="2"/>
          <w:numId w:val="20"/>
        </w:numPr>
        <w:spacing w:line="276" w:lineRule="auto"/>
        <w:rPr>
          <w:ins w:id="631" w:author="Артем Рыблов" w:date="2016-11-07T00:41:00Z"/>
        </w:rPr>
      </w:pPr>
      <w:ins w:id="632" w:author="Артем Рыблов" w:date="2016-11-07T00:41:00Z">
        <w:r w:rsidRPr="00CB28F4">
          <w:t>Load centrality.</w:t>
        </w:r>
      </w:ins>
    </w:p>
    <w:p w14:paraId="0B9235B0" w14:textId="77777777" w:rsidR="003642CB" w:rsidRPr="00CB28F4" w:rsidRDefault="003642CB" w:rsidP="003642CB">
      <w:pPr>
        <w:pStyle w:val="a8"/>
        <w:numPr>
          <w:ilvl w:val="1"/>
          <w:numId w:val="20"/>
        </w:numPr>
        <w:spacing w:line="276" w:lineRule="auto"/>
        <w:rPr>
          <w:ins w:id="633" w:author="Артем Рыблов" w:date="2016-11-07T00:41:00Z"/>
        </w:rPr>
      </w:pPr>
      <w:ins w:id="634" w:author="Артем Рыблов" w:date="2016-11-07T00:41:00Z">
        <w:r w:rsidRPr="00CB28F4">
          <w:t>Каждая характеристика - это вектор, для которого находится среднее и максимальные значение. В конечном итоге, эти значения становятся признаками пациента для нового набора данных.</w:t>
        </w:r>
      </w:ins>
    </w:p>
    <w:p w14:paraId="03225671" w14:textId="77777777" w:rsidR="00B41288" w:rsidRDefault="003642CB">
      <w:pPr>
        <w:pStyle w:val="a8"/>
        <w:numPr>
          <w:ilvl w:val="0"/>
          <w:numId w:val="20"/>
        </w:numPr>
        <w:pPrChange w:id="635" w:author="Артем Рыблов" w:date="2016-11-07T00:42:00Z">
          <w:pPr>
            <w:pStyle w:val="a8"/>
            <w:numPr>
              <w:numId w:val="23"/>
            </w:numPr>
            <w:ind w:left="1069" w:hanging="360"/>
          </w:pPr>
        </w:pPrChange>
      </w:pPr>
      <w:ins w:id="636" w:author="Артем Рыблов" w:date="2016-11-07T00:41:00Z">
        <w:r w:rsidRPr="00CB28F4">
          <w:t>Применение методов классификации к новым данны</w:t>
        </w:r>
        <w:r>
          <w:t xml:space="preserve">м, используя кросс-валидацию по </w:t>
        </w:r>
        <w:r w:rsidRPr="00CB28F4">
          <w:t>10-блокам для оценки качества классификации</w:t>
        </w:r>
        <w:r>
          <w:t xml:space="preserve"> и вывод результатов классификации.</w:t>
        </w:r>
      </w:ins>
    </w:p>
    <w:p w14:paraId="575AD4B0" w14:textId="77777777" w:rsidR="00CE1053" w:rsidRDefault="00A56E2B" w:rsidP="00A56E2B">
      <w:pPr>
        <w:pStyle w:val="3"/>
      </w:pPr>
      <w:commentRangeStart w:id="637"/>
      <w:r>
        <w:rPr>
          <w:shd w:val="clear" w:color="auto" w:fill="FFFFFF"/>
        </w:rPr>
        <w:t>Структура</w:t>
      </w:r>
      <w:r w:rsidRPr="00AE1EB5">
        <w:rPr>
          <w:shd w:val="clear" w:color="auto" w:fill="FFFFFF"/>
        </w:rPr>
        <w:t xml:space="preserve"> </w:t>
      </w:r>
      <w:r>
        <w:rPr>
          <w:shd w:val="clear" w:color="auto" w:fill="FFFFFF"/>
        </w:rPr>
        <w:t>программы</w:t>
      </w:r>
      <w:r w:rsidRPr="00AE1EB5">
        <w:rPr>
          <w:shd w:val="clear" w:color="auto" w:fill="FFFFFF"/>
        </w:rPr>
        <w:t xml:space="preserve"> </w:t>
      </w:r>
      <w:commentRangeEnd w:id="637"/>
      <w:r>
        <w:rPr>
          <w:rStyle w:val="aa"/>
          <w:rFonts w:asciiTheme="minorHAnsi" w:eastAsiaTheme="minorHAnsi" w:hAnsiTheme="minorHAnsi" w:cstheme="minorBidi"/>
          <w:b w:val="0"/>
          <w:bCs w:val="0"/>
        </w:rPr>
        <w:commentReference w:id="637"/>
      </w:r>
      <w:r>
        <w:rPr>
          <w:shd w:val="clear" w:color="auto" w:fill="FFFFFF"/>
        </w:rPr>
        <w:t>с</w:t>
      </w:r>
      <w:r w:rsidRPr="00AE1EB5">
        <w:rPr>
          <w:shd w:val="clear" w:color="auto" w:fill="FFFFFF"/>
        </w:rPr>
        <w:t xml:space="preserve"> </w:t>
      </w:r>
      <w:r>
        <w:rPr>
          <w:shd w:val="clear" w:color="auto" w:fill="FFFFFF"/>
        </w:rPr>
        <w:t>описанием</w:t>
      </w:r>
      <w:r w:rsidRPr="00AE1EB5">
        <w:rPr>
          <w:shd w:val="clear" w:color="auto" w:fill="FFFFFF"/>
        </w:rPr>
        <w:t xml:space="preserve"> </w:t>
      </w:r>
      <w:r>
        <w:rPr>
          <w:shd w:val="clear" w:color="auto" w:fill="FFFFFF"/>
        </w:rPr>
        <w:t>функций</w:t>
      </w:r>
      <w:r w:rsidRPr="00AE1EB5">
        <w:rPr>
          <w:shd w:val="clear" w:color="auto" w:fill="FFFFFF"/>
        </w:rPr>
        <w:t xml:space="preserve"> </w:t>
      </w:r>
      <w:r>
        <w:rPr>
          <w:shd w:val="clear" w:color="auto" w:fill="FFFFFF"/>
        </w:rPr>
        <w:t>составных</w:t>
      </w:r>
      <w:r w:rsidRPr="00AE1EB5">
        <w:rPr>
          <w:shd w:val="clear" w:color="auto" w:fill="FFFFFF"/>
        </w:rPr>
        <w:t xml:space="preserve"> </w:t>
      </w:r>
      <w:r>
        <w:rPr>
          <w:shd w:val="clear" w:color="auto" w:fill="FFFFFF"/>
        </w:rPr>
        <w:t>частей</w:t>
      </w:r>
      <w:r w:rsidRPr="00AE1EB5">
        <w:rPr>
          <w:shd w:val="clear" w:color="auto" w:fill="FFFFFF"/>
        </w:rPr>
        <w:t xml:space="preserve"> </w:t>
      </w:r>
      <w:r>
        <w:rPr>
          <w:shd w:val="clear" w:color="auto" w:fill="FFFFFF"/>
        </w:rPr>
        <w:t>и</w:t>
      </w:r>
      <w:r w:rsidRPr="00AE1EB5">
        <w:rPr>
          <w:shd w:val="clear" w:color="auto" w:fill="FFFFFF"/>
        </w:rPr>
        <w:t xml:space="preserve"> </w:t>
      </w:r>
      <w:r>
        <w:rPr>
          <w:shd w:val="clear" w:color="auto" w:fill="FFFFFF"/>
        </w:rPr>
        <w:t>связи</w:t>
      </w:r>
      <w:r w:rsidRPr="00AE1EB5">
        <w:rPr>
          <w:shd w:val="clear" w:color="auto" w:fill="FFFFFF"/>
        </w:rPr>
        <w:t xml:space="preserve"> </w:t>
      </w:r>
      <w:r>
        <w:rPr>
          <w:shd w:val="clear" w:color="auto" w:fill="FFFFFF"/>
        </w:rPr>
        <w:t>между</w:t>
      </w:r>
      <w:r w:rsidRPr="00AE1EB5">
        <w:rPr>
          <w:shd w:val="clear" w:color="auto" w:fill="FFFFFF"/>
        </w:rPr>
        <w:t xml:space="preserve"> </w:t>
      </w:r>
      <w:r>
        <w:rPr>
          <w:shd w:val="clear" w:color="auto" w:fill="FFFFFF"/>
        </w:rPr>
        <w:t>ними</w:t>
      </w:r>
    </w:p>
    <w:p w14:paraId="529E4126" w14:textId="77777777" w:rsidR="00CE1053" w:rsidRDefault="00A56E2B" w:rsidP="00CE1053">
      <w:pPr>
        <w:pStyle w:val="4"/>
      </w:pPr>
      <w:r>
        <w:t>Сегментация сигнала ЭКГ</w:t>
      </w:r>
      <w:r w:rsidR="00516FE7">
        <w:t xml:space="preserve"> и синтез признаков</w:t>
      </w:r>
    </w:p>
    <w:p w14:paraId="1C363E27" w14:textId="77777777" w:rsidR="00A56E2B" w:rsidRDefault="00277005" w:rsidP="00A56E2B">
      <w:r>
        <w:t>Подсистема</w:t>
      </w:r>
      <w:r w:rsidR="00A56E2B">
        <w:t xml:space="preserve"> «Сегментация сигнала ЭКГ» предназначен</w:t>
      </w:r>
      <w:ins w:id="638" w:author="sergey" w:date="2016-10-25T16:02:00Z">
        <w:r w:rsidR="00E5657A">
          <w:t>а</w:t>
        </w:r>
      </w:ins>
      <w:r w:rsidR="00A56E2B">
        <w:t xml:space="preserve"> для выделения</w:t>
      </w:r>
      <w:r w:rsidR="00A56E2B" w:rsidRPr="0031153A">
        <w:t xml:space="preserve"> комплексов и волн на всех полученных отведениях сигнала (временные разметки начала, окончания и пиков каждой волны), а также (опционально) определение их морфологий</w:t>
      </w:r>
      <w:r w:rsidR="00A56E2B">
        <w:t>.</w:t>
      </w:r>
    </w:p>
    <w:p w14:paraId="67FB0E7F" w14:textId="77777777" w:rsidR="00A56E2B" w:rsidRDefault="00A56E2B" w:rsidP="00A56E2B">
      <w:r>
        <w:t>П</w:t>
      </w:r>
      <w:r w:rsidR="00277005">
        <w:t>одсистема</w:t>
      </w:r>
      <w:r>
        <w:t xml:space="preserve"> написан</w:t>
      </w:r>
      <w:ins w:id="639" w:author="sergey" w:date="2016-10-25T16:04:00Z">
        <w:r w:rsidR="006971A6">
          <w:t>а</w:t>
        </w:r>
      </w:ins>
      <w:r>
        <w:t xml:space="preserve"> на языке </w:t>
      </w:r>
      <w:r>
        <w:rPr>
          <w:lang w:val="en-US"/>
        </w:rPr>
        <w:t>Python</w:t>
      </w:r>
      <w:r w:rsidRPr="0088288A">
        <w:t xml:space="preserve"> </w:t>
      </w:r>
      <w:r>
        <w:t>и состоит из двух уровней</w:t>
      </w:r>
      <w:r w:rsidR="0088288A">
        <w:t>: инфраструктура и модель.</w:t>
      </w:r>
    </w:p>
    <w:p w14:paraId="2567FE0C" w14:textId="77777777" w:rsidR="0088288A" w:rsidRDefault="0088288A" w:rsidP="0088288A">
      <w:pPr>
        <w:ind w:firstLine="0"/>
      </w:pPr>
      <w:r>
        <w:t xml:space="preserve">Уровень инфраструктуры отвечает за взаимодействие </w:t>
      </w:r>
      <w:r w:rsidR="00277005">
        <w:t>подсистемы</w:t>
      </w:r>
      <w:r>
        <w:t xml:space="preserve"> с ПП «Кардиобаза» и содержит функции, которые используют предоставленный интерфейс ПП «Кардиобаза» для чтения и записи данных. За счет выделения уровня инфраструктуры достигается независимость уровня модели, в котором сосредоточены основные разрабатываемые алгоритмы сегментации сигнала, от деталей реализации. Проектируемая система не будет являться жесткой и неподвижной – какие-либо </w:t>
      </w:r>
      <w:r>
        <w:lastRenderedPageBreak/>
        <w:t>изменения в интерфейсах взаимодействия с базой не повлекут за собой изменения основных алгоритмов.</w:t>
      </w:r>
    </w:p>
    <w:p w14:paraId="2189D905" w14:textId="77777777" w:rsidR="0088288A" w:rsidRPr="007421C8" w:rsidRDefault="0088288A" w:rsidP="0088288A">
      <w:pPr>
        <w:ind w:firstLine="0"/>
      </w:pPr>
      <w:r>
        <w:tab/>
      </w:r>
      <w:r w:rsidR="00516FE7">
        <w:t xml:space="preserve">Основным классом в уровне модели является класс </w:t>
      </w:r>
      <w:r w:rsidR="00516FE7">
        <w:rPr>
          <w:lang w:val="en-US"/>
        </w:rPr>
        <w:t>ECG</w:t>
      </w:r>
      <w:r w:rsidR="00516FE7">
        <w:t>, который содержит определенную информацию о пациенте, о сигналах и столько экземпляров класса отведения ЭКГ (</w:t>
      </w:r>
      <w:r w:rsidR="00516FE7">
        <w:rPr>
          <w:lang w:val="en-US"/>
        </w:rPr>
        <w:t>ECGLead</w:t>
      </w:r>
      <w:r w:rsidR="00516FE7">
        <w:t>)</w:t>
      </w:r>
      <w:r w:rsidR="007421C8">
        <w:t>, сколько имеется отведений. Также здесь содержится некоторая служебная информация, необходимая для корректной работы алгоритмов – частота сигнала, параметры сегментации и фильтрации. Инициализация данной служебной информации происходит также при помощи интерфейсов ПП «Кардиобаза».</w:t>
      </w:r>
      <w:r w:rsidR="00516FE7">
        <w:t xml:space="preserve"> Класс отведений содержит в себе исходный сигнал, отфильтрованный сигнал, детализирующие коэффициенты различных шкал, списки сегментированных комплексов каждого типа (</w:t>
      </w:r>
      <w:r w:rsidR="00516FE7">
        <w:rPr>
          <w:lang w:val="en-US"/>
        </w:rPr>
        <w:t>QRS</w:t>
      </w:r>
      <w:r w:rsidR="00516FE7" w:rsidRPr="00516FE7">
        <w:t xml:space="preserve">, </w:t>
      </w:r>
      <w:r w:rsidR="00516FE7">
        <w:rPr>
          <w:lang w:val="en-US"/>
        </w:rPr>
        <w:t>P</w:t>
      </w:r>
      <w:r w:rsidR="00516FE7" w:rsidRPr="00516FE7">
        <w:t xml:space="preserve">, </w:t>
      </w:r>
      <w:r w:rsidR="00516FE7">
        <w:rPr>
          <w:lang w:val="en-US"/>
        </w:rPr>
        <w:t>T</w:t>
      </w:r>
      <w:r w:rsidR="00516FE7">
        <w:t xml:space="preserve">), а также признаки, вычисленные только для данного отведения. Также в слое модели содержатся различные программные модули, реализующие алгоритмы сегментации сигнала. Здесь представлены классы, описывающие анализируемые элементы вейвлет-образов сигнала: </w:t>
      </w:r>
      <w:r w:rsidR="00C85C57">
        <w:rPr>
          <w:lang w:val="en-US"/>
        </w:rPr>
        <w:t>ZeroCrossing</w:t>
      </w:r>
      <w:r w:rsidR="00C85C57" w:rsidRPr="00C85C57">
        <w:t xml:space="preserve"> </w:t>
      </w:r>
      <w:r w:rsidR="00C85C57">
        <w:t>–</w:t>
      </w:r>
      <w:r w:rsidR="00C85C57" w:rsidRPr="00C85C57">
        <w:t xml:space="preserve"> </w:t>
      </w:r>
      <w:r w:rsidR="00C85C57">
        <w:t xml:space="preserve">класс пересечений нуля вейвлетом и </w:t>
      </w:r>
      <w:r w:rsidR="007421C8">
        <w:rPr>
          <w:lang w:val="en-US"/>
        </w:rPr>
        <w:t>ModulusMaxima</w:t>
      </w:r>
      <w:r w:rsidR="007421C8" w:rsidRPr="007421C8">
        <w:t xml:space="preserve"> </w:t>
      </w:r>
      <w:r w:rsidR="007421C8">
        <w:t>–</w:t>
      </w:r>
      <w:r w:rsidR="007421C8" w:rsidRPr="007421C8">
        <w:t xml:space="preserve"> </w:t>
      </w:r>
      <w:r w:rsidR="007421C8">
        <w:t>класс абсолютных экстремумов вейвлета. Z</w:t>
      </w:r>
      <w:r w:rsidR="007421C8">
        <w:rPr>
          <w:lang w:val="en-US"/>
        </w:rPr>
        <w:t>eroCrossing</w:t>
      </w:r>
      <w:r w:rsidR="007421C8" w:rsidRPr="007421C8">
        <w:t xml:space="preserve"> </w:t>
      </w:r>
      <w:r w:rsidR="007421C8">
        <w:t xml:space="preserve">содержит в себе 2 экземпляра класса </w:t>
      </w:r>
      <w:r w:rsidR="007421C8">
        <w:rPr>
          <w:lang w:val="en-US"/>
        </w:rPr>
        <w:t>ModulusMaxima</w:t>
      </w:r>
      <w:r w:rsidR="007421C8" w:rsidRPr="007421C8">
        <w:t xml:space="preserve"> – </w:t>
      </w:r>
      <w:r w:rsidR="007421C8">
        <w:t>соответственно левый и правый абсолютные максимумы по сторонам пересечения нуля</w:t>
      </w:r>
      <w:r w:rsidR="000602B5">
        <w:t xml:space="preserve"> (рис. 5)</w:t>
      </w:r>
      <w:r w:rsidR="007421C8">
        <w:t>.</w:t>
      </w:r>
    </w:p>
    <w:p w14:paraId="4057534F" w14:textId="77777777" w:rsidR="00B1452C" w:rsidRPr="0088288A" w:rsidRDefault="0088288A" w:rsidP="0088288A">
      <w:pPr>
        <w:ind w:firstLine="0"/>
      </w:pPr>
      <w:r>
        <w:t xml:space="preserve"> </w:t>
      </w:r>
    </w:p>
    <w:tbl>
      <w:tblPr>
        <w:tblStyle w:val="af6"/>
        <w:tblW w:w="0" w:type="auto"/>
        <w:tblLook w:val="04A0" w:firstRow="1" w:lastRow="0" w:firstColumn="1" w:lastColumn="0" w:noHBand="0" w:noVBand="1"/>
      </w:tblPr>
      <w:tblGrid>
        <w:gridCol w:w="10421"/>
      </w:tblGrid>
      <w:tr w:rsidR="00B1452C" w14:paraId="041F7CB1" w14:textId="77777777" w:rsidTr="00B1452C">
        <w:tc>
          <w:tcPr>
            <w:tcW w:w="10421" w:type="dxa"/>
            <w:tcBorders>
              <w:top w:val="nil"/>
              <w:left w:val="nil"/>
              <w:bottom w:val="nil"/>
              <w:right w:val="nil"/>
            </w:tcBorders>
            <w:hideMark/>
          </w:tcPr>
          <w:p w14:paraId="7123C3E8" w14:textId="77777777" w:rsidR="00B1452C" w:rsidRDefault="00B1452C">
            <w:pPr>
              <w:ind w:firstLine="0"/>
            </w:pPr>
            <w:r w:rsidRPr="00EC6CA4">
              <w:object w:dxaOrig="10200" w:dyaOrig="8400" w14:anchorId="3FB47BDE">
                <v:shape id="_x0000_i1028" type="#_x0000_t75" style="width:511.5pt;height:419.25pt" o:ole="">
                  <v:imagedata r:id="rId32" o:title=""/>
                </v:shape>
                <o:OLEObject Type="Embed" ProgID="PBrush" ShapeID="_x0000_i1028" DrawAspect="Content" ObjectID="_1540545894" r:id="rId33"/>
              </w:object>
            </w:r>
          </w:p>
        </w:tc>
      </w:tr>
      <w:tr w:rsidR="00B1452C" w14:paraId="2C844C63" w14:textId="77777777" w:rsidTr="00B1452C">
        <w:tc>
          <w:tcPr>
            <w:tcW w:w="10421" w:type="dxa"/>
            <w:tcBorders>
              <w:top w:val="nil"/>
              <w:left w:val="nil"/>
              <w:bottom w:val="nil"/>
              <w:right w:val="nil"/>
            </w:tcBorders>
            <w:hideMark/>
          </w:tcPr>
          <w:p w14:paraId="46FF4ADF" w14:textId="77777777" w:rsidR="00D319FF" w:rsidRPr="00277005" w:rsidRDefault="00B1452C">
            <w:pPr>
              <w:ind w:firstLine="0"/>
              <w:jc w:val="center"/>
              <w:rPr>
                <w:sz w:val="20"/>
                <w:szCs w:val="20"/>
              </w:rPr>
            </w:pPr>
            <w:r w:rsidRPr="00277005">
              <w:rPr>
                <w:sz w:val="20"/>
                <w:szCs w:val="20"/>
              </w:rPr>
              <w:t>Рис.</w:t>
            </w:r>
            <w:r w:rsidR="000602B5" w:rsidRPr="00277005">
              <w:rPr>
                <w:sz w:val="20"/>
                <w:szCs w:val="20"/>
              </w:rPr>
              <w:t xml:space="preserve"> </w:t>
            </w:r>
            <w:r w:rsidRPr="00277005">
              <w:rPr>
                <w:sz w:val="20"/>
                <w:szCs w:val="20"/>
              </w:rPr>
              <w:t xml:space="preserve">5. Структура </w:t>
            </w:r>
            <w:r w:rsidR="00277005" w:rsidRPr="00277005">
              <w:rPr>
                <w:sz w:val="20"/>
                <w:szCs w:val="20"/>
              </w:rPr>
              <w:t>подсистем</w:t>
            </w:r>
            <w:r w:rsidRPr="00277005">
              <w:rPr>
                <w:sz w:val="20"/>
                <w:szCs w:val="20"/>
              </w:rPr>
              <w:t xml:space="preserve"> «Сегментация сигнала ЭКГ» и «Синтез признаков».</w:t>
            </w:r>
          </w:p>
          <w:p w14:paraId="4AE82C2C" w14:textId="77777777" w:rsidR="006971A6" w:rsidRDefault="006971A6" w:rsidP="006971A6">
            <w:pPr>
              <w:pStyle w:val="4"/>
              <w:outlineLvl w:val="3"/>
              <w:rPr>
                <w:ins w:id="640" w:author="sergey" w:date="2016-10-25T16:06:00Z"/>
              </w:rPr>
            </w:pPr>
            <w:ins w:id="641" w:author="sergey" w:date="2016-10-25T16:06:00Z">
              <w:r>
                <w:t>Прямые методы диагностики</w:t>
              </w:r>
            </w:ins>
          </w:p>
          <w:p w14:paraId="47F361AF" w14:textId="77777777" w:rsidR="006971A6" w:rsidRDefault="006971A6" w:rsidP="006971A6">
            <w:pPr>
              <w:rPr>
                <w:ins w:id="642" w:author="sergey" w:date="2016-10-25T16:06:00Z"/>
              </w:rPr>
            </w:pPr>
            <w:ins w:id="643" w:author="sergey" w:date="2016-10-25T16:06:00Z">
              <w:r>
                <w:t>Подсистема «Прямые методы диагностики» предназначена для диагностики кардиологических заболеваний методами, представленными в медицинской литературе.</w:t>
              </w:r>
            </w:ins>
          </w:p>
          <w:p w14:paraId="5EF75E46" w14:textId="77777777" w:rsidR="006971A6" w:rsidRDefault="006971A6" w:rsidP="006971A6">
            <w:pPr>
              <w:rPr>
                <w:ins w:id="644" w:author="sergey" w:date="2016-10-25T16:06:00Z"/>
              </w:rPr>
            </w:pPr>
            <w:ins w:id="645" w:author="sergey" w:date="2016-10-25T16:06:00Z">
              <w:r>
                <w:t xml:space="preserve">Подсистема разработана на языке </w:t>
              </w:r>
              <w:r>
                <w:rPr>
                  <w:lang w:val="en-US"/>
                </w:rPr>
                <w:t>Python</w:t>
              </w:r>
              <w:r>
                <w:t>.</w:t>
              </w:r>
              <w:r w:rsidRPr="0088288A">
                <w:t xml:space="preserve"> </w:t>
              </w:r>
              <w:r>
                <w:t xml:space="preserve">Инфраструктурный уровень подсистемы осуществляет взаимодействие с ПП «Кардиобаза» путем чтения и записи данных. Уровень </w:t>
              </w:r>
            </w:ins>
            <w:ins w:id="646" w:author="sergey" w:date="2016-10-25T16:07:00Z">
              <w:r>
                <w:t>диагностики осуществляет подстановку диагноза на основе данных ЭКГ. В качестве входных данных используются результаты работы подсистем «</w:t>
              </w:r>
            </w:ins>
            <w:ins w:id="647" w:author="sergey" w:date="2016-10-25T16:08:00Z">
              <w:r w:rsidRPr="006971A6">
                <w:t>Сегментация сигнала ЭКГ</w:t>
              </w:r>
            </w:ins>
            <w:ins w:id="648" w:author="sergey" w:date="2016-10-25T16:07:00Z">
              <w:r>
                <w:t>»</w:t>
              </w:r>
            </w:ins>
            <w:ins w:id="649" w:author="sergey" w:date="2016-10-25T16:08:00Z">
              <w:r>
                <w:t xml:space="preserve"> и «Синтез признаков». Результатом работы подсистемы является диагноз и кардиологическое заключение.</w:t>
              </w:r>
            </w:ins>
          </w:p>
          <w:p w14:paraId="52E88C41" w14:textId="77777777" w:rsidR="006971A6" w:rsidRDefault="006971A6" w:rsidP="006971A6">
            <w:pPr>
              <w:ind w:firstLine="0"/>
              <w:rPr>
                <w:ins w:id="650" w:author="sergey" w:date="2016-10-25T16:40:00Z"/>
              </w:rPr>
            </w:pPr>
            <w:ins w:id="651" w:author="sergey" w:date="2016-10-25T16:06:00Z">
              <w:r>
                <w:tab/>
                <w:t xml:space="preserve">Основным классом в уровне </w:t>
              </w:r>
            </w:ins>
            <w:ins w:id="652" w:author="sergey" w:date="2016-10-25T16:09:00Z">
              <w:r>
                <w:t>диагностики</w:t>
              </w:r>
            </w:ins>
            <w:ins w:id="653" w:author="sergey" w:date="2016-10-25T16:06:00Z">
              <w:r>
                <w:t xml:space="preserve"> является класс </w:t>
              </w:r>
            </w:ins>
            <w:ins w:id="654" w:author="sergey" w:date="2016-10-25T16:09:00Z">
              <w:r w:rsidRPr="006971A6">
                <w:rPr>
                  <w:lang w:val="en-US"/>
                </w:rPr>
                <w:t>Diagnostics</w:t>
              </w:r>
            </w:ins>
            <w:ins w:id="655" w:author="sergey" w:date="2016-10-25T16:06:00Z">
              <w:r>
                <w:t xml:space="preserve">, который </w:t>
              </w:r>
            </w:ins>
            <w:ins w:id="656" w:author="sergey" w:date="2016-10-25T16:09:00Z">
              <w:r>
                <w:t xml:space="preserve">реализует общий алгоритм постановки диагноза, разработанный на основе </w:t>
              </w:r>
              <w:r w:rsidR="0022540C" w:rsidRPr="0022540C">
                <w:rPr>
                  <w:rPrChange w:id="657" w:author="sergey" w:date="2016-10-25T16:09:00Z">
                    <w:rPr>
                      <w:lang w:val="en-US"/>
                    </w:rPr>
                  </w:rPrChange>
                </w:rPr>
                <w:t>[</w:t>
              </w:r>
            </w:ins>
            <w:ins w:id="658" w:author="sergey" w:date="2016-10-25T16:10:00Z">
              <w:r>
                <w:rPr>
                  <w:lang w:val="en-US"/>
                </w:rPr>
                <w:t>diag</w:t>
              </w:r>
              <w:r w:rsidR="0022540C" w:rsidRPr="0022540C">
                <w:rPr>
                  <w:rPrChange w:id="659" w:author="sergey" w:date="2016-10-25T16:10:00Z">
                    <w:rPr>
                      <w:lang w:val="en-US"/>
                    </w:rPr>
                  </w:rPrChange>
                </w:rPr>
                <w:t>_12</w:t>
              </w:r>
            </w:ins>
            <w:ins w:id="660" w:author="sergey" w:date="2016-10-25T16:09:00Z">
              <w:r w:rsidR="0022540C" w:rsidRPr="0022540C">
                <w:rPr>
                  <w:rPrChange w:id="661" w:author="sergey" w:date="2016-10-25T16:09:00Z">
                    <w:rPr>
                      <w:lang w:val="en-US"/>
                    </w:rPr>
                  </w:rPrChange>
                </w:rPr>
                <w:t>]</w:t>
              </w:r>
            </w:ins>
            <w:ins w:id="662" w:author="sergey" w:date="2016-10-25T16:10:00Z">
              <w:r w:rsidR="0022540C" w:rsidRPr="0022540C">
                <w:rPr>
                  <w:rPrChange w:id="663" w:author="sergey" w:date="2016-10-25T16:10:00Z">
                    <w:rPr>
                      <w:lang w:val="en-US"/>
                    </w:rPr>
                  </w:rPrChange>
                </w:rPr>
                <w:t xml:space="preserve">. </w:t>
              </w:r>
              <w:r>
                <w:t xml:space="preserve">Диагностика состоит из нескольких этапов, реализация которых содержится в классах </w:t>
              </w:r>
            </w:ins>
            <w:ins w:id="664" w:author="sergey" w:date="2016-10-25T16:11:00Z">
              <w:r w:rsidRPr="006971A6">
                <w:rPr>
                  <w:lang w:val="en-US"/>
                </w:rPr>
                <w:t>StageSinusRhythm</w:t>
              </w:r>
              <w:r w:rsidR="0022540C" w:rsidRPr="0022540C">
                <w:rPr>
                  <w:rPrChange w:id="665" w:author="sergey" w:date="2016-10-25T16:11:00Z">
                    <w:rPr>
                      <w:lang w:val="en-US"/>
                    </w:rPr>
                  </w:rPrChange>
                </w:rPr>
                <w:t xml:space="preserve">, </w:t>
              </w:r>
              <w:r w:rsidRPr="006971A6">
                <w:rPr>
                  <w:lang w:val="en-US"/>
                </w:rPr>
                <w:t>StageRegularRhythm</w:t>
              </w:r>
              <w:r w:rsidR="0022540C" w:rsidRPr="0022540C">
                <w:rPr>
                  <w:rPrChange w:id="666" w:author="sergey" w:date="2016-10-25T16:11:00Z">
                    <w:rPr>
                      <w:lang w:val="en-US"/>
                    </w:rPr>
                  </w:rPrChange>
                </w:rPr>
                <w:t xml:space="preserve">, </w:t>
              </w:r>
              <w:r>
                <w:rPr>
                  <w:lang w:val="en-US"/>
                </w:rPr>
                <w:t>StageA</w:t>
              </w:r>
              <w:r w:rsidRPr="006971A6">
                <w:rPr>
                  <w:lang w:val="en-US"/>
                </w:rPr>
                <w:t>rrhythmia</w:t>
              </w:r>
              <w:r w:rsidR="0022540C" w:rsidRPr="0022540C">
                <w:rPr>
                  <w:rPrChange w:id="667" w:author="sergey" w:date="2016-10-25T16:11:00Z">
                    <w:rPr>
                      <w:lang w:val="en-US"/>
                    </w:rPr>
                  </w:rPrChange>
                </w:rPr>
                <w:t xml:space="preserve">, </w:t>
              </w:r>
              <w:r>
                <w:rPr>
                  <w:lang w:val="en-US"/>
                </w:rPr>
                <w:t>StageP</w:t>
              </w:r>
            </w:ins>
            <w:ins w:id="668" w:author="sergey" w:date="2016-10-25T16:13:00Z">
              <w:r>
                <w:rPr>
                  <w:lang w:val="en-US"/>
                </w:rPr>
                <w:t>Wave</w:t>
              </w:r>
            </w:ins>
            <w:ins w:id="669" w:author="sergey" w:date="2016-10-25T16:11:00Z">
              <w:r w:rsidR="0022540C" w:rsidRPr="0022540C">
                <w:rPr>
                  <w:rPrChange w:id="670" w:author="sergey" w:date="2016-10-25T16:12:00Z">
                    <w:rPr>
                      <w:lang w:val="en-US"/>
                    </w:rPr>
                  </w:rPrChange>
                </w:rPr>
                <w:t xml:space="preserve">, </w:t>
              </w:r>
            </w:ins>
            <w:ins w:id="671" w:author="sergey" w:date="2016-10-25T16:13:00Z">
              <w:r>
                <w:rPr>
                  <w:lang w:val="en-US"/>
                </w:rPr>
                <w:t>StagePQSegment</w:t>
              </w:r>
              <w:r w:rsidR="0022540C" w:rsidRPr="0022540C">
                <w:rPr>
                  <w:rPrChange w:id="672" w:author="sergey" w:date="2016-10-25T16:14:00Z">
                    <w:rPr>
                      <w:lang w:val="en-US"/>
                    </w:rPr>
                  </w:rPrChange>
                </w:rPr>
                <w:t xml:space="preserve">, </w:t>
              </w:r>
              <w:r>
                <w:rPr>
                  <w:lang w:val="en-US"/>
                </w:rPr>
                <w:t>StageQRSComplex</w:t>
              </w:r>
              <w:r w:rsidR="0022540C" w:rsidRPr="0022540C">
                <w:rPr>
                  <w:rPrChange w:id="673" w:author="sergey" w:date="2016-10-25T16:14:00Z">
                    <w:rPr>
                      <w:lang w:val="en-US"/>
                    </w:rPr>
                  </w:rPrChange>
                </w:rPr>
                <w:t xml:space="preserve">, </w:t>
              </w:r>
              <w:r>
                <w:rPr>
                  <w:lang w:val="en-US"/>
                </w:rPr>
                <w:t>StageQTSegment</w:t>
              </w:r>
              <w:r w:rsidR="0022540C" w:rsidRPr="0022540C">
                <w:rPr>
                  <w:rPrChange w:id="674" w:author="sergey" w:date="2016-10-25T16:14:00Z">
                    <w:rPr>
                      <w:lang w:val="en-US"/>
                    </w:rPr>
                  </w:rPrChange>
                </w:rPr>
                <w:t>,</w:t>
              </w:r>
            </w:ins>
            <w:ins w:id="675" w:author="sergey" w:date="2016-10-25T16:14:00Z">
              <w:r w:rsidR="0022540C" w:rsidRPr="0022540C">
                <w:rPr>
                  <w:rPrChange w:id="676" w:author="sergey" w:date="2016-10-25T16:14:00Z">
                    <w:rPr>
                      <w:lang w:val="en-US"/>
                    </w:rPr>
                  </w:rPrChange>
                </w:rPr>
                <w:t xml:space="preserve"> </w:t>
              </w:r>
              <w:r w:rsidR="002451A8">
                <w:rPr>
                  <w:lang w:val="en-US"/>
                </w:rPr>
                <w:t>StageSTSegment</w:t>
              </w:r>
              <w:r w:rsidR="0022540C" w:rsidRPr="0022540C">
                <w:rPr>
                  <w:rPrChange w:id="677" w:author="sergey" w:date="2016-10-25T16:14:00Z">
                    <w:rPr>
                      <w:lang w:val="en-US"/>
                    </w:rPr>
                  </w:rPrChange>
                </w:rPr>
                <w:t xml:space="preserve">. </w:t>
              </w:r>
              <w:r w:rsidR="002451A8">
                <w:t xml:space="preserve">Каждый из указанных этапов использует деревья принятия решений, реализуемые классом </w:t>
              </w:r>
              <w:r w:rsidR="002451A8">
                <w:rPr>
                  <w:lang w:val="en-US"/>
                </w:rPr>
                <w:t>DecisionTree</w:t>
              </w:r>
              <w:r w:rsidR="0022540C" w:rsidRPr="0022540C">
                <w:rPr>
                  <w:rPrChange w:id="678" w:author="sergey" w:date="2016-10-25T16:14:00Z">
                    <w:rPr>
                      <w:lang w:val="en-US"/>
                    </w:rPr>
                  </w:rPrChange>
                </w:rPr>
                <w:t>.</w:t>
              </w:r>
            </w:ins>
            <w:ins w:id="679" w:author="sergey" w:date="2016-10-25T16:40:00Z">
              <w:r w:rsidR="0073752F">
                <w:t xml:space="preserve"> Структура подсистемы </w:t>
              </w:r>
              <w:r w:rsidR="0073752F">
                <w:lastRenderedPageBreak/>
                <w:t>представлена на рис. 6.</w:t>
              </w:r>
            </w:ins>
          </w:p>
          <w:p w14:paraId="3E5977E0" w14:textId="77777777" w:rsidR="0073752F" w:rsidRDefault="00B41288" w:rsidP="006971A6">
            <w:pPr>
              <w:ind w:firstLine="0"/>
              <w:rPr>
                <w:ins w:id="680" w:author="sergey" w:date="2016-10-25T16:40:00Z"/>
              </w:rPr>
            </w:pPr>
            <w:ins w:id="681" w:author="sergey" w:date="2016-10-25T16:41:00Z">
              <w:r>
                <w:rPr>
                  <w:noProof/>
                  <w:lang w:eastAsia="ru-RU"/>
                </w:rPr>
                <w:drawing>
                  <wp:inline distT="0" distB="0" distL="0" distR="0" wp14:anchorId="0A00BF41" wp14:editId="59B5DEA7">
                    <wp:extent cx="6480175" cy="61874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s_v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0175" cy="6187440"/>
                            </a:xfrm>
                            <a:prstGeom prst="rect">
                              <a:avLst/>
                            </a:prstGeom>
                          </pic:spPr>
                        </pic:pic>
                      </a:graphicData>
                    </a:graphic>
                  </wp:inline>
                </w:drawing>
              </w:r>
            </w:ins>
          </w:p>
          <w:p w14:paraId="09589330" w14:textId="77777777" w:rsidR="0073752F" w:rsidRPr="00277005" w:rsidRDefault="0073752F" w:rsidP="0073752F">
            <w:pPr>
              <w:ind w:firstLine="0"/>
              <w:jc w:val="center"/>
              <w:rPr>
                <w:ins w:id="682" w:author="sergey" w:date="2016-10-25T16:40:00Z"/>
                <w:sz w:val="20"/>
                <w:szCs w:val="20"/>
              </w:rPr>
            </w:pPr>
            <w:ins w:id="683" w:author="sergey" w:date="2016-10-25T16:40:00Z">
              <w:r w:rsidRPr="00277005">
                <w:rPr>
                  <w:sz w:val="20"/>
                  <w:szCs w:val="20"/>
                </w:rPr>
                <w:t xml:space="preserve">Рис. </w:t>
              </w:r>
              <w:r>
                <w:rPr>
                  <w:sz w:val="20"/>
                  <w:szCs w:val="20"/>
                </w:rPr>
                <w:t>6</w:t>
              </w:r>
              <w:r w:rsidRPr="00277005">
                <w:rPr>
                  <w:sz w:val="20"/>
                  <w:szCs w:val="20"/>
                </w:rPr>
                <w:t>. Структура подсистем</w:t>
              </w:r>
              <w:r>
                <w:rPr>
                  <w:sz w:val="20"/>
                  <w:szCs w:val="20"/>
                </w:rPr>
                <w:t>ы</w:t>
              </w:r>
              <w:r w:rsidRPr="00277005">
                <w:rPr>
                  <w:sz w:val="20"/>
                  <w:szCs w:val="20"/>
                </w:rPr>
                <w:t xml:space="preserve"> «</w:t>
              </w:r>
              <w:r>
                <w:rPr>
                  <w:sz w:val="20"/>
                  <w:szCs w:val="20"/>
                </w:rPr>
                <w:t>Прямые методы диагностики»</w:t>
              </w:r>
              <w:r w:rsidRPr="00277005">
                <w:rPr>
                  <w:sz w:val="20"/>
                  <w:szCs w:val="20"/>
                </w:rPr>
                <w:t>.</w:t>
              </w:r>
            </w:ins>
          </w:p>
          <w:p w14:paraId="26133E81" w14:textId="77777777" w:rsidR="0073752F" w:rsidRPr="0073752F" w:rsidRDefault="0073752F" w:rsidP="006971A6">
            <w:pPr>
              <w:ind w:firstLine="0"/>
              <w:rPr>
                <w:ins w:id="684" w:author="sergey" w:date="2016-10-25T16:09:00Z"/>
              </w:rPr>
            </w:pPr>
          </w:p>
          <w:p w14:paraId="4B5198D4" w14:textId="77777777" w:rsidR="00D319FF" w:rsidRDefault="00D319FF" w:rsidP="00D319FF">
            <w:pPr>
              <w:pStyle w:val="4"/>
              <w:outlineLvl w:val="3"/>
            </w:pPr>
            <w:r>
              <w:t>Методы машинного обучения</w:t>
            </w:r>
            <w:del w:id="685" w:author="Артем Рыблов" w:date="2016-11-06T00:38:00Z">
              <w:r w:rsidDel="00503214">
                <w:rPr>
                  <w:lang w:val="en-US"/>
                </w:rPr>
                <w:delText xml:space="preserve"> (</w:delText>
              </w:r>
              <w:r w:rsidDel="00503214">
                <w:delText>классические)</w:delText>
              </w:r>
            </w:del>
          </w:p>
          <w:p w14:paraId="1460DF2D" w14:textId="77777777" w:rsidR="00D319FF" w:rsidRDefault="00D319FF" w:rsidP="00D319FF">
            <w:r>
              <w:t xml:space="preserve">Данная подсистема предназначена для </w:t>
            </w:r>
            <w:r w:rsidR="00102954">
              <w:t>построения</w:t>
            </w:r>
            <w:r>
              <w:t xml:space="preserve"> различных алгоритмов машинного обучения с целью</w:t>
            </w:r>
            <w:r w:rsidR="00102954">
              <w:t xml:space="preserve"> автоматической</w:t>
            </w:r>
            <w:r>
              <w:t xml:space="preserve"> постановки диагноза. Признаки, по которым обучаются </w:t>
            </w:r>
            <w:r w:rsidR="00102954">
              <w:t xml:space="preserve">алгоритмы </w:t>
            </w:r>
            <w:r>
              <w:t xml:space="preserve">получаются с помощью подсистемы </w:t>
            </w:r>
            <w:r w:rsidRPr="00D319FF">
              <w:t>“</w:t>
            </w:r>
            <w:r>
              <w:t>Синтез признаков</w:t>
            </w:r>
            <w:r w:rsidRPr="00D319FF">
              <w:t>”</w:t>
            </w:r>
            <w:r>
              <w:t xml:space="preserve"> через </w:t>
            </w:r>
            <w:r w:rsidRPr="00D319FF">
              <w:t>“</w:t>
            </w:r>
            <w:r>
              <w:t>Кардиобазу</w:t>
            </w:r>
            <w:r w:rsidRPr="00D319FF">
              <w:t>”</w:t>
            </w:r>
            <w:r>
              <w:t>.</w:t>
            </w:r>
            <w:r w:rsidRPr="00D319FF">
              <w:t xml:space="preserve"> </w:t>
            </w:r>
            <w:r w:rsidR="003F5BA9">
              <w:t xml:space="preserve">Подсистема написана на языке </w:t>
            </w:r>
            <w:r w:rsidR="003F5BA9">
              <w:rPr>
                <w:lang w:val="en-US"/>
              </w:rPr>
              <w:t>Python</w:t>
            </w:r>
            <w:r w:rsidR="003F5BA9">
              <w:t>, её логически</w:t>
            </w:r>
            <w:r w:rsidR="00102954">
              <w:t xml:space="preserve"> </w:t>
            </w:r>
            <w:r w:rsidRPr="00D319FF">
              <w:t>можно разделить на 2 части:</w:t>
            </w:r>
          </w:p>
          <w:p w14:paraId="635E72E0" w14:textId="77777777" w:rsidR="00102954" w:rsidRPr="00FD0AFA" w:rsidRDefault="00102954" w:rsidP="00D319FF">
            <w:r>
              <w:t>Тренировка моделей</w:t>
            </w:r>
            <w:r w:rsidR="0032688D">
              <w:t xml:space="preserve"> </w:t>
            </w:r>
            <w:r w:rsidR="0032688D" w:rsidRPr="00D114B6">
              <w:t>[</w:t>
            </w:r>
            <w:r w:rsidR="0032688D">
              <w:rPr>
                <w:lang w:val="en-US"/>
              </w:rPr>
              <w:t>ml</w:t>
            </w:r>
            <w:r w:rsidR="0032688D" w:rsidRPr="00D114B6">
              <w:t>_</w:t>
            </w:r>
            <w:r w:rsidR="0032688D">
              <w:t>Рис.</w:t>
            </w:r>
            <w:r w:rsidR="0032688D" w:rsidRPr="00D114B6">
              <w:t>1]</w:t>
            </w:r>
            <w:r>
              <w:t xml:space="preserve">. </w:t>
            </w:r>
            <w:r w:rsidR="00FD0AFA">
              <w:t xml:space="preserve">Основой в этой части является класс </w:t>
            </w:r>
            <w:r w:rsidR="00FD0AFA">
              <w:rPr>
                <w:lang w:val="en-US"/>
              </w:rPr>
              <w:t>TrainingCycle</w:t>
            </w:r>
            <w:r w:rsidR="00FD0AFA">
              <w:t xml:space="preserve">. Он загружает данные из </w:t>
            </w:r>
            <w:r w:rsidR="00FD0AFA" w:rsidRPr="00FD0AFA">
              <w:t>“</w:t>
            </w:r>
            <w:r w:rsidR="00FD0AFA">
              <w:t>Кардиобазы</w:t>
            </w:r>
            <w:r w:rsidR="00FD0AFA" w:rsidRPr="00FD0AFA">
              <w:t>”</w:t>
            </w:r>
            <w:r w:rsidR="00FD0AFA">
              <w:t>, делит их на части,</w:t>
            </w:r>
            <w:r w:rsidR="00FD0AFA" w:rsidRPr="00FD0AFA">
              <w:t xml:space="preserve"> </w:t>
            </w:r>
            <w:r w:rsidR="00FD0AFA">
              <w:t>формирует несколько задач бинарной классификации, инициализирует модели машинного обучения</w:t>
            </w:r>
            <w:r w:rsidR="008905AB">
              <w:t>, задает параметры моделям</w:t>
            </w:r>
            <w:r w:rsidR="00FD0AFA">
              <w:t xml:space="preserve">. Далее по циклу для всех задач </w:t>
            </w:r>
            <w:r w:rsidR="00FD0AFA">
              <w:lastRenderedPageBreak/>
              <w:t>бинарной классификации</w:t>
            </w:r>
            <w:r w:rsidR="00FD0AFA" w:rsidRPr="00FD0AFA">
              <w:t>:</w:t>
            </w:r>
            <w:r w:rsidR="00FD0AFA">
              <w:t xml:space="preserve"> заполняет класс </w:t>
            </w:r>
            <w:r w:rsidR="00FD0AFA">
              <w:rPr>
                <w:lang w:val="en-US"/>
              </w:rPr>
              <w:t>Trainer</w:t>
            </w:r>
            <w:r w:rsidR="00FD0AFA" w:rsidRPr="00FD0AFA">
              <w:t xml:space="preserve"> </w:t>
            </w:r>
            <w:r w:rsidR="00FD0AFA">
              <w:t xml:space="preserve">моделями и данными, класс </w:t>
            </w:r>
            <w:r w:rsidR="00FD0AFA">
              <w:rPr>
                <w:lang w:val="en-US"/>
              </w:rPr>
              <w:t>Trainer</w:t>
            </w:r>
            <w:r w:rsidR="00FD0AFA" w:rsidRPr="00FD0AFA">
              <w:t xml:space="preserve"> </w:t>
            </w:r>
            <w:r w:rsidR="00FD0AFA">
              <w:t xml:space="preserve">эти модели обучает, а класс </w:t>
            </w:r>
            <w:r w:rsidR="00FD0AFA">
              <w:rPr>
                <w:lang w:val="en-US"/>
              </w:rPr>
              <w:t>Tester</w:t>
            </w:r>
            <w:r w:rsidR="00FD0AFA" w:rsidRPr="00FD0AFA">
              <w:t xml:space="preserve"> </w:t>
            </w:r>
            <w:r w:rsidR="00FD0AFA">
              <w:t xml:space="preserve">среди всех обученных моделей выбирает наилучшую с точки зрения некоторого критерия качества. После этого по каждой задачи </w:t>
            </w:r>
            <w:r w:rsidR="00FD0AFA">
              <w:rPr>
                <w:lang w:val="en-US"/>
              </w:rPr>
              <w:t>TrainingCycle</w:t>
            </w:r>
            <w:r w:rsidR="00FD0AFA">
              <w:t xml:space="preserve"> сохраняет </w:t>
            </w:r>
            <w:r w:rsidR="0032688D">
              <w:t>наилучшую</w:t>
            </w:r>
            <w:r w:rsidR="00FD0AFA">
              <w:t xml:space="preserve"> модель в </w:t>
            </w:r>
            <w:r w:rsidR="00FD0AFA" w:rsidRPr="00FD0AFA">
              <w:t>“</w:t>
            </w:r>
            <w:r w:rsidR="00FD0AFA">
              <w:t>Кардиобазу</w:t>
            </w:r>
            <w:r w:rsidR="00FD0AFA" w:rsidRPr="00FD0AFA">
              <w:t>”</w:t>
            </w:r>
            <w:r w:rsidR="00FD0AFA">
              <w:t>.</w:t>
            </w:r>
          </w:p>
          <w:p w14:paraId="3969D7B0" w14:textId="77777777" w:rsidR="00D319FF" w:rsidRPr="0032688D" w:rsidRDefault="00102954" w:rsidP="00D319FF">
            <w:r>
              <w:t>Постановка диагноза.</w:t>
            </w:r>
            <w:r w:rsidR="00FD0AFA" w:rsidRPr="00FD0AFA">
              <w:t xml:space="preserve"> </w:t>
            </w:r>
            <w:r w:rsidR="0032688D">
              <w:t xml:space="preserve">Данная часть загружает обученные модели машинного обучения из </w:t>
            </w:r>
            <w:r w:rsidR="0032688D" w:rsidRPr="0032688D">
              <w:t>“</w:t>
            </w:r>
            <w:r w:rsidR="0032688D">
              <w:t>Кардиобазы</w:t>
            </w:r>
            <w:r w:rsidR="0032688D" w:rsidRPr="0032688D">
              <w:t>”</w:t>
            </w:r>
            <w:r w:rsidR="0032688D">
              <w:t>, каждая из которых натрениро</w:t>
            </w:r>
            <w:r w:rsidR="00A94F11">
              <w:t xml:space="preserve">вана предсказывать свою болезнь. Далее классифицируемый вектор признаков поступает на вход </w:t>
            </w:r>
            <w:r w:rsidR="00C2624C">
              <w:t>этим моделям</w:t>
            </w:r>
            <w:r w:rsidR="00A94F11">
              <w:t xml:space="preserve"> и на выходе мы по</w:t>
            </w:r>
            <w:r w:rsidR="008905AB">
              <w:t>лучаем предсказание по каждой</w:t>
            </w:r>
            <w:r w:rsidR="00A94F11">
              <w:t xml:space="preserve"> болезни.</w:t>
            </w:r>
          </w:p>
        </w:tc>
      </w:tr>
      <w:tr w:rsidR="00FD0AFA" w14:paraId="59A044C7" w14:textId="77777777" w:rsidTr="00B1452C">
        <w:tc>
          <w:tcPr>
            <w:tcW w:w="10421" w:type="dxa"/>
            <w:tcBorders>
              <w:top w:val="nil"/>
              <w:left w:val="nil"/>
              <w:bottom w:val="nil"/>
              <w:right w:val="nil"/>
            </w:tcBorders>
          </w:tcPr>
          <w:p w14:paraId="6A733672" w14:textId="77777777" w:rsidR="00FD0AFA" w:rsidRDefault="004A360F">
            <w:pPr>
              <w:ind w:firstLine="0"/>
              <w:jc w:val="center"/>
            </w:pPr>
            <w:r>
              <w:rPr>
                <w:noProof/>
                <w:lang w:eastAsia="ru-RU"/>
              </w:rPr>
              <w:lastRenderedPageBreak/>
              <w:drawing>
                <wp:inline distT="0" distB="0" distL="0" distR="0" wp14:anchorId="312B95CB" wp14:editId="701E6083">
                  <wp:extent cx="5105400" cy="4019550"/>
                  <wp:effectExtent l="0" t="0" r="0" b="0"/>
                  <wp:docPr id="5" name="Рисунок 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5400" cy="4019550"/>
                          </a:xfrm>
                          <a:prstGeom prst="rect">
                            <a:avLst/>
                          </a:prstGeom>
                          <a:noFill/>
                          <a:ln>
                            <a:noFill/>
                          </a:ln>
                        </pic:spPr>
                      </pic:pic>
                    </a:graphicData>
                  </a:graphic>
                </wp:inline>
              </w:drawing>
            </w:r>
          </w:p>
          <w:p w14:paraId="60FCB45D" w14:textId="77777777" w:rsidR="00D114B6" w:rsidRPr="00D114B6" w:rsidRDefault="00D114B6">
            <w:pPr>
              <w:ind w:firstLine="0"/>
              <w:jc w:val="center"/>
            </w:pPr>
            <w:r>
              <w:rPr>
                <w:lang w:val="en-US"/>
              </w:rPr>
              <w:t>ml</w:t>
            </w:r>
            <w:r w:rsidRPr="00D114B6">
              <w:t>_</w:t>
            </w:r>
            <w:r>
              <w:t xml:space="preserve">Рис.1 Структура </w:t>
            </w:r>
            <w:r w:rsidR="00277005">
              <w:t>подсистемы</w:t>
            </w:r>
            <w:r>
              <w:t xml:space="preserve"> «Методы машинного обучения</w:t>
            </w:r>
            <w:del w:id="686" w:author="Артем Рыблов" w:date="2016-11-07T00:02:00Z">
              <w:r w:rsidDel="00C5319B">
                <w:delText xml:space="preserve"> (классические)</w:delText>
              </w:r>
            </w:del>
            <w:r>
              <w:t>»</w:t>
            </w:r>
          </w:p>
        </w:tc>
      </w:tr>
    </w:tbl>
    <w:p w14:paraId="747B5CD5" w14:textId="77777777" w:rsidR="00E5657A" w:rsidDel="00E4662F" w:rsidRDefault="004148A5" w:rsidP="000602B5">
      <w:pPr>
        <w:ind w:firstLine="0"/>
        <w:rPr>
          <w:del w:id="687" w:author="Артем Рыблов" w:date="2016-11-06T00:38:00Z"/>
        </w:rPr>
      </w:pPr>
      <w:ins w:id="688" w:author="Артем Рыблов" w:date="2016-11-07T00:18:00Z">
        <w:r>
          <w:t xml:space="preserve">Графовый подход </w:t>
        </w:r>
        <w:r w:rsidR="00424036">
          <w:t>интегрирован</w:t>
        </w:r>
      </w:ins>
      <w:ins w:id="689" w:author="Артем Рыблов" w:date="2016-11-07T00:30:00Z">
        <w:r w:rsidR="0041748E">
          <w:t xml:space="preserve"> </w:t>
        </w:r>
      </w:ins>
      <w:ins w:id="690" w:author="Артем Рыблов" w:date="2016-11-07T00:31:00Z">
        <w:r w:rsidR="00531CFD">
          <w:t>в структуру подсистемы «Методы машинного обучения»</w:t>
        </w:r>
      </w:ins>
      <w:ins w:id="691" w:author="Артем Рыблов" w:date="2016-11-07T00:43:00Z">
        <w:r w:rsidR="0041748E">
          <w:t xml:space="preserve">, </w:t>
        </w:r>
      </w:ins>
      <w:ins w:id="692" w:author="Артем Рыблов" w:date="2016-11-07T00:44:00Z">
        <w:r w:rsidR="0041748E">
          <w:t>как одна из моделей (хотя и более сложная)</w:t>
        </w:r>
      </w:ins>
      <w:ins w:id="693" w:author="Артем Рыблов" w:date="2016-11-07T00:32:00Z">
        <w:r w:rsidR="0041748E">
          <w:t xml:space="preserve"> и полностью соответствует</w:t>
        </w:r>
      </w:ins>
      <w:ins w:id="694" w:author="Артем Рыблов" w:date="2016-11-07T00:44:00Z">
        <w:r w:rsidR="0041748E">
          <w:t xml:space="preserve"> структуре подсистемы, описанной выше. </w:t>
        </w:r>
      </w:ins>
      <w:ins w:id="695" w:author="Артем Рыблов" w:date="2016-11-07T00:32:00Z">
        <w:r w:rsidR="0041748E">
          <w:t xml:space="preserve"> </w:t>
        </w:r>
      </w:ins>
    </w:p>
    <w:p w14:paraId="3BA54FB7" w14:textId="77777777" w:rsidR="00B41288" w:rsidRDefault="00E4662F">
      <w:pPr>
        <w:spacing w:after="200" w:line="276" w:lineRule="auto"/>
        <w:ind w:firstLine="0"/>
        <w:jc w:val="left"/>
        <w:rPr>
          <w:ins w:id="696" w:author="Артем Рыблов" w:date="2016-11-06T00:38:00Z"/>
        </w:rPr>
        <w:pPrChange w:id="697" w:author="Артем Рыблов" w:date="2016-11-07T00:37:00Z">
          <w:pPr>
            <w:ind w:firstLine="0"/>
          </w:pPr>
        </w:pPrChange>
      </w:pPr>
      <w:ins w:id="698" w:author="Артем Рыблов" w:date="2016-11-07T00:37:00Z">
        <w:r>
          <w:br w:type="page"/>
        </w:r>
      </w:ins>
    </w:p>
    <w:p w14:paraId="4FEFEE87" w14:textId="77777777" w:rsidR="00E5657A" w:rsidDel="00503214" w:rsidRDefault="00E5657A" w:rsidP="000602B5">
      <w:pPr>
        <w:ind w:firstLine="0"/>
        <w:rPr>
          <w:ins w:id="699" w:author="sergey" w:date="2016-10-25T16:00:00Z"/>
          <w:del w:id="700" w:author="Артем Рыблов" w:date="2016-11-06T00:38:00Z"/>
        </w:rPr>
      </w:pPr>
    </w:p>
    <w:p w14:paraId="429EA316" w14:textId="77777777" w:rsidR="00E5657A" w:rsidDel="00503214" w:rsidRDefault="00E5657A" w:rsidP="000602B5">
      <w:pPr>
        <w:ind w:firstLine="0"/>
        <w:rPr>
          <w:ins w:id="701" w:author="sergey" w:date="2016-10-25T16:00:00Z"/>
          <w:del w:id="702" w:author="Артем Рыблов" w:date="2016-11-06T00:38:00Z"/>
        </w:rPr>
      </w:pPr>
    </w:p>
    <w:p w14:paraId="5AE34800" w14:textId="77777777" w:rsidR="000602B5" w:rsidRDefault="000602B5" w:rsidP="000602B5">
      <w:pPr>
        <w:ind w:firstLine="0"/>
      </w:pPr>
      <w:r>
        <w:t>Литература:</w:t>
      </w:r>
    </w:p>
    <w:p w14:paraId="5C4E0D00" w14:textId="77777777" w:rsidR="000602B5" w:rsidRDefault="000602B5" w:rsidP="009A0C3B">
      <w:pPr>
        <w:pStyle w:val="a8"/>
        <w:numPr>
          <w:ilvl w:val="2"/>
          <w:numId w:val="13"/>
        </w:numPr>
        <w:rPr>
          <w:lang w:val="en-US"/>
        </w:rPr>
      </w:pPr>
      <w:r>
        <w:rPr>
          <w:lang w:val="en-US"/>
        </w:rPr>
        <w:t>Mart</w:t>
      </w:r>
      <w:r w:rsidRPr="00D114B6">
        <w:rPr>
          <w:lang w:val="en-US"/>
        </w:rPr>
        <w:t>í</w:t>
      </w:r>
      <w:r>
        <w:rPr>
          <w:lang w:val="en-US"/>
        </w:rPr>
        <w:t>nez</w:t>
      </w:r>
      <w:r w:rsidRPr="00D114B6">
        <w:rPr>
          <w:lang w:val="en-US"/>
        </w:rPr>
        <w:t xml:space="preserve"> </w:t>
      </w:r>
      <w:r>
        <w:rPr>
          <w:lang w:val="en-US"/>
        </w:rPr>
        <w:t>JP</w:t>
      </w:r>
      <w:r w:rsidRPr="00D114B6">
        <w:rPr>
          <w:lang w:val="en-US"/>
        </w:rPr>
        <w:t xml:space="preserve">, </w:t>
      </w:r>
      <w:r w:rsidRPr="000602B5">
        <w:rPr>
          <w:lang w:val="en-US"/>
        </w:rPr>
        <w:t>Almeida</w:t>
      </w:r>
      <w:r w:rsidRPr="00D114B6">
        <w:rPr>
          <w:lang w:val="en-US"/>
        </w:rPr>
        <w:t xml:space="preserve"> </w:t>
      </w:r>
      <w:r w:rsidRPr="000602B5">
        <w:rPr>
          <w:lang w:val="en-US"/>
        </w:rPr>
        <w:t>R</w:t>
      </w:r>
      <w:r w:rsidRPr="00D114B6">
        <w:rPr>
          <w:lang w:val="en-US"/>
        </w:rPr>
        <w:t xml:space="preserve">, </w:t>
      </w:r>
      <w:r w:rsidRPr="000602B5">
        <w:rPr>
          <w:lang w:val="en-US"/>
        </w:rPr>
        <w:t>Olmos</w:t>
      </w:r>
      <w:r w:rsidRPr="00D114B6">
        <w:rPr>
          <w:lang w:val="en-US"/>
        </w:rPr>
        <w:t xml:space="preserve"> </w:t>
      </w:r>
      <w:r w:rsidRPr="000602B5">
        <w:rPr>
          <w:lang w:val="en-US"/>
        </w:rPr>
        <w:t>S</w:t>
      </w:r>
      <w:r w:rsidRPr="00D114B6">
        <w:rPr>
          <w:lang w:val="en-US"/>
        </w:rPr>
        <w:t xml:space="preserve">, </w:t>
      </w:r>
      <w:r w:rsidRPr="000602B5">
        <w:rPr>
          <w:lang w:val="en-US"/>
        </w:rPr>
        <w:t>Rocha</w:t>
      </w:r>
      <w:r w:rsidRPr="00D114B6">
        <w:rPr>
          <w:lang w:val="en-US"/>
        </w:rPr>
        <w:t xml:space="preserve"> </w:t>
      </w:r>
      <w:r w:rsidRPr="000602B5">
        <w:rPr>
          <w:lang w:val="en-US"/>
        </w:rPr>
        <w:t>AP</w:t>
      </w:r>
      <w:r w:rsidRPr="00D114B6">
        <w:rPr>
          <w:lang w:val="en-US"/>
        </w:rPr>
        <w:t xml:space="preserve">, </w:t>
      </w:r>
      <w:r w:rsidRPr="000602B5">
        <w:rPr>
          <w:lang w:val="en-US"/>
        </w:rPr>
        <w:t>Laguna</w:t>
      </w:r>
      <w:r w:rsidRPr="00D114B6">
        <w:rPr>
          <w:lang w:val="en-US"/>
        </w:rPr>
        <w:t xml:space="preserve"> </w:t>
      </w:r>
      <w:r w:rsidRPr="000602B5">
        <w:rPr>
          <w:lang w:val="en-US"/>
        </w:rPr>
        <w:t>P</w:t>
      </w:r>
      <w:r w:rsidRPr="00D114B6">
        <w:rPr>
          <w:lang w:val="en-US"/>
        </w:rPr>
        <w:t xml:space="preserve">. </w:t>
      </w:r>
      <w:r w:rsidRPr="000602B5">
        <w:rPr>
          <w:lang w:val="en-US"/>
        </w:rPr>
        <w:t>A</w:t>
      </w:r>
      <w:r w:rsidRPr="00D114B6">
        <w:rPr>
          <w:lang w:val="en-US"/>
        </w:rPr>
        <w:t xml:space="preserve"> </w:t>
      </w:r>
      <w:r w:rsidRPr="000602B5">
        <w:rPr>
          <w:lang w:val="en-US"/>
        </w:rPr>
        <w:t>wavelet</w:t>
      </w:r>
      <w:r w:rsidRPr="00D114B6">
        <w:rPr>
          <w:lang w:val="en-US"/>
        </w:rPr>
        <w:t>-</w:t>
      </w:r>
      <w:r w:rsidRPr="000602B5">
        <w:rPr>
          <w:lang w:val="en-US"/>
        </w:rPr>
        <w:t>based</w:t>
      </w:r>
      <w:r w:rsidRPr="00D114B6">
        <w:rPr>
          <w:lang w:val="en-US"/>
        </w:rPr>
        <w:t xml:space="preserve"> </w:t>
      </w:r>
      <w:r w:rsidRPr="000602B5">
        <w:rPr>
          <w:lang w:val="en-US"/>
        </w:rPr>
        <w:t>ECG</w:t>
      </w:r>
      <w:r w:rsidRPr="00D114B6">
        <w:rPr>
          <w:lang w:val="en-US"/>
        </w:rPr>
        <w:t xml:space="preserve"> </w:t>
      </w:r>
      <w:r w:rsidRPr="000602B5">
        <w:rPr>
          <w:lang w:val="en-US"/>
        </w:rPr>
        <w:t>delineator</w:t>
      </w:r>
      <w:r w:rsidRPr="00D114B6">
        <w:rPr>
          <w:lang w:val="en-US"/>
        </w:rPr>
        <w:t xml:space="preserve">: </w:t>
      </w:r>
      <w:r w:rsidRPr="000602B5">
        <w:rPr>
          <w:lang w:val="en-US"/>
        </w:rPr>
        <w:t>evaluation</w:t>
      </w:r>
      <w:r w:rsidRPr="00D114B6">
        <w:rPr>
          <w:lang w:val="en-US"/>
        </w:rPr>
        <w:t xml:space="preserve"> </w:t>
      </w:r>
      <w:r w:rsidRPr="000602B5">
        <w:rPr>
          <w:lang w:val="en-US"/>
        </w:rPr>
        <w:t>on</w:t>
      </w:r>
      <w:r w:rsidRPr="00D114B6">
        <w:rPr>
          <w:lang w:val="en-US"/>
        </w:rPr>
        <w:t xml:space="preserve"> </w:t>
      </w:r>
      <w:r w:rsidRPr="000602B5">
        <w:rPr>
          <w:lang w:val="en-US"/>
        </w:rPr>
        <w:t>standard</w:t>
      </w:r>
      <w:r w:rsidRPr="00D114B6">
        <w:rPr>
          <w:lang w:val="en-US"/>
        </w:rPr>
        <w:t xml:space="preserve"> </w:t>
      </w:r>
      <w:r w:rsidRPr="000602B5">
        <w:rPr>
          <w:lang w:val="en-US"/>
        </w:rPr>
        <w:t>dat</w:t>
      </w:r>
      <w:r w:rsidR="009C7BF2">
        <w:rPr>
          <w:lang w:val="en-US"/>
        </w:rPr>
        <w:t xml:space="preserve">abases // IEEE Trans Biomed Eng 2004, </w:t>
      </w:r>
      <w:r w:rsidRPr="000602B5">
        <w:rPr>
          <w:lang w:val="en-US"/>
        </w:rPr>
        <w:t>51(4):570-81.</w:t>
      </w:r>
    </w:p>
    <w:p w14:paraId="3955B382" w14:textId="77777777" w:rsidR="000602B5" w:rsidRDefault="000602B5" w:rsidP="009A0C3B">
      <w:pPr>
        <w:pStyle w:val="a8"/>
        <w:numPr>
          <w:ilvl w:val="2"/>
          <w:numId w:val="13"/>
        </w:numPr>
        <w:rPr>
          <w:lang w:val="en-US"/>
        </w:rPr>
      </w:pPr>
      <w:r>
        <w:rPr>
          <w:lang w:val="en-US"/>
        </w:rPr>
        <w:t>Di Marco LY</w:t>
      </w:r>
      <w:r w:rsidRPr="000602B5">
        <w:rPr>
          <w:lang w:val="en-US"/>
        </w:rPr>
        <w:t>, Chiari L. A wavelet-based ECG delineation algorithm for 32-bit integer online processing. // Biome</w:t>
      </w:r>
      <w:r w:rsidR="009C7BF2">
        <w:rPr>
          <w:lang w:val="en-US"/>
        </w:rPr>
        <w:t xml:space="preserve">d Eng Online 2011, </w:t>
      </w:r>
      <w:r>
        <w:rPr>
          <w:lang w:val="en-US"/>
        </w:rPr>
        <w:t>10:23.</w:t>
      </w:r>
    </w:p>
    <w:p w14:paraId="27D45B65" w14:textId="77777777" w:rsidR="000602B5" w:rsidRPr="00E55391" w:rsidRDefault="00E55391" w:rsidP="009A0C3B">
      <w:pPr>
        <w:pStyle w:val="a8"/>
        <w:numPr>
          <w:ilvl w:val="2"/>
          <w:numId w:val="13"/>
        </w:numPr>
        <w:rPr>
          <w:lang w:val="en-US"/>
        </w:rPr>
      </w:pPr>
      <w:r w:rsidRPr="00E55391">
        <w:rPr>
          <w:lang w:val="de-DE"/>
        </w:rPr>
        <w:t>S.</w:t>
      </w:r>
      <w:r>
        <w:rPr>
          <w:lang w:val="de-DE"/>
        </w:rPr>
        <w:t xml:space="preserve"> Banerjee , R. Gupta , M. Mitra. </w:t>
      </w:r>
      <w:r w:rsidRPr="00E55391">
        <w:rPr>
          <w:lang w:val="en-US"/>
        </w:rPr>
        <w:t xml:space="preserve">Delineation of ECG characteristic features using multiresolution wavelet analysis method. // </w:t>
      </w:r>
      <w:r>
        <w:rPr>
          <w:lang w:val="en-US"/>
        </w:rPr>
        <w:t xml:space="preserve">Measurement </w:t>
      </w:r>
      <w:r w:rsidR="009C7BF2">
        <w:rPr>
          <w:lang w:val="en-US"/>
        </w:rPr>
        <w:t>2012, 45(3):474-487</w:t>
      </w:r>
      <w:r w:rsidRPr="00E55391">
        <w:rPr>
          <w:lang w:val="en-US"/>
        </w:rPr>
        <w:t>.</w:t>
      </w:r>
    </w:p>
    <w:p w14:paraId="18C2EB04" w14:textId="77777777" w:rsidR="00E55391" w:rsidRPr="001045F3" w:rsidRDefault="00E55391" w:rsidP="009A0C3B">
      <w:pPr>
        <w:pStyle w:val="a8"/>
        <w:numPr>
          <w:ilvl w:val="2"/>
          <w:numId w:val="13"/>
        </w:numPr>
        <w:rPr>
          <w:lang w:val="en-US"/>
        </w:rPr>
      </w:pPr>
      <w:r>
        <w:rPr>
          <w:lang w:val="en-US"/>
        </w:rPr>
        <w:t>Wissam Jenkal, Rachid Latif, Ahmed Toumanari, Azzedine Dliou, Oussama El B’charri, Fadel M.R. Maoulainine.</w:t>
      </w:r>
      <w:r w:rsidRPr="00E55391">
        <w:rPr>
          <w:lang w:val="en-US"/>
        </w:rPr>
        <w:t xml:space="preserve"> An efficient algorithm of ECG signal denoising using the adaptive dual threshold filter and the discrete wavelet transform. </w:t>
      </w:r>
      <w:r w:rsidR="00915E32">
        <w:rPr>
          <w:lang w:val="en-US"/>
        </w:rPr>
        <w:t>//</w:t>
      </w:r>
      <w:r>
        <w:rPr>
          <w:lang w:val="en-US"/>
        </w:rPr>
        <w:t xml:space="preserve"> </w:t>
      </w:r>
      <w:r w:rsidR="001045F3" w:rsidRPr="001045F3">
        <w:rPr>
          <w:lang w:val="en-US"/>
        </w:rPr>
        <w:t>Biocybernetics and Biomedical Engineering</w:t>
      </w:r>
      <w:r w:rsidR="009C7BF2">
        <w:rPr>
          <w:lang w:val="en-US"/>
        </w:rPr>
        <w:t xml:space="preserve"> 2016, 36(</w:t>
      </w:r>
      <w:r w:rsidR="001045F3" w:rsidRPr="001045F3">
        <w:rPr>
          <w:lang w:val="en-US"/>
        </w:rPr>
        <w:t>3</w:t>
      </w:r>
      <w:r w:rsidR="009C7BF2">
        <w:rPr>
          <w:lang w:val="en-US"/>
        </w:rPr>
        <w:t>):</w:t>
      </w:r>
      <w:r w:rsidR="001045F3" w:rsidRPr="001045F3">
        <w:rPr>
          <w:lang w:val="en-US"/>
        </w:rPr>
        <w:t>499–508.</w:t>
      </w:r>
    </w:p>
    <w:p w14:paraId="08BEAA36" w14:textId="77777777" w:rsidR="001045F3" w:rsidRDefault="00C64C1C" w:rsidP="009A0C3B">
      <w:pPr>
        <w:pStyle w:val="a8"/>
        <w:numPr>
          <w:ilvl w:val="2"/>
          <w:numId w:val="13"/>
        </w:numPr>
        <w:rPr>
          <w:lang w:val="en-US"/>
        </w:rPr>
      </w:pPr>
      <w:r>
        <w:rPr>
          <w:lang w:val="en-US"/>
        </w:rPr>
        <w:t>Mallat SG.</w:t>
      </w:r>
      <w:r w:rsidR="001045F3" w:rsidRPr="001045F3">
        <w:rPr>
          <w:lang w:val="en-US"/>
        </w:rPr>
        <w:t xml:space="preserve"> A theory for multiresolution signal decomposition: the wavelet representation.</w:t>
      </w:r>
      <w:r w:rsidR="00A213FD">
        <w:rPr>
          <w:lang w:val="en-US"/>
        </w:rPr>
        <w:t xml:space="preserve"> //</w:t>
      </w:r>
      <w:r w:rsidR="001045F3" w:rsidRPr="001045F3">
        <w:rPr>
          <w:lang w:val="en-US"/>
        </w:rPr>
        <w:t xml:space="preserve"> IEEE Trans Pattern Anal</w:t>
      </w:r>
      <w:r w:rsidR="001045F3" w:rsidRPr="00C64C1C">
        <w:rPr>
          <w:lang w:val="en-US"/>
        </w:rPr>
        <w:t xml:space="preserve"> </w:t>
      </w:r>
      <w:r w:rsidR="001045F3" w:rsidRPr="001045F3">
        <w:rPr>
          <w:lang w:val="en-US"/>
        </w:rPr>
        <w:t>Machine Intell 1989, 11:674-693.</w:t>
      </w:r>
    </w:p>
    <w:p w14:paraId="15947E1C" w14:textId="77777777" w:rsidR="001045F3" w:rsidRDefault="00A213FD" w:rsidP="009A0C3B">
      <w:pPr>
        <w:pStyle w:val="a8"/>
        <w:numPr>
          <w:ilvl w:val="2"/>
          <w:numId w:val="13"/>
        </w:numPr>
        <w:rPr>
          <w:lang w:val="en-US"/>
        </w:rPr>
      </w:pPr>
      <w:r>
        <w:rPr>
          <w:lang w:val="en-US"/>
        </w:rPr>
        <w:t>Mallat SG, Zhong S.</w:t>
      </w:r>
      <w:r w:rsidR="001045F3" w:rsidRPr="001045F3">
        <w:rPr>
          <w:lang w:val="en-US"/>
        </w:rPr>
        <w:t xml:space="preserve"> Characterization of signals from multiscale edges.</w:t>
      </w:r>
      <w:r>
        <w:rPr>
          <w:lang w:val="en-US"/>
        </w:rPr>
        <w:t xml:space="preserve"> //</w:t>
      </w:r>
      <w:r w:rsidR="001045F3" w:rsidRPr="001045F3">
        <w:rPr>
          <w:lang w:val="en-US"/>
        </w:rPr>
        <w:t xml:space="preserve"> IEEE Trans Pattern Anal Machine Intell 1992,</w:t>
      </w:r>
      <w:r w:rsidR="001045F3" w:rsidRPr="00C64C1C">
        <w:rPr>
          <w:lang w:val="en-US"/>
        </w:rPr>
        <w:t xml:space="preserve"> </w:t>
      </w:r>
      <w:r w:rsidR="001045F3" w:rsidRPr="001045F3">
        <w:rPr>
          <w:lang w:val="en-US"/>
        </w:rPr>
        <w:t>14:710-732.</w:t>
      </w:r>
    </w:p>
    <w:p w14:paraId="7CB6BD41" w14:textId="77777777" w:rsidR="001045F3" w:rsidRDefault="00A213FD" w:rsidP="009A0C3B">
      <w:pPr>
        <w:pStyle w:val="a8"/>
        <w:numPr>
          <w:ilvl w:val="2"/>
          <w:numId w:val="13"/>
        </w:numPr>
        <w:rPr>
          <w:lang w:val="en-US"/>
        </w:rPr>
      </w:pPr>
      <w:r>
        <w:rPr>
          <w:lang w:val="en-US"/>
        </w:rPr>
        <w:t>Li C, Zheng C, Tai C.</w:t>
      </w:r>
      <w:r w:rsidR="00C64C1C" w:rsidRPr="00C64C1C">
        <w:rPr>
          <w:lang w:val="en-US"/>
        </w:rPr>
        <w:t xml:space="preserve"> Detection of ECG characteristic points using wavelet transforms.</w:t>
      </w:r>
      <w:r>
        <w:rPr>
          <w:lang w:val="en-US"/>
        </w:rPr>
        <w:t xml:space="preserve"> //</w:t>
      </w:r>
      <w:r w:rsidR="00C64C1C" w:rsidRPr="00C64C1C">
        <w:rPr>
          <w:lang w:val="en-US"/>
        </w:rPr>
        <w:t xml:space="preserve"> IEEE Trans Biomed Eng 1995,</w:t>
      </w:r>
      <w:r w:rsidR="00C64C1C">
        <w:rPr>
          <w:lang w:val="en-US"/>
        </w:rPr>
        <w:t xml:space="preserve"> </w:t>
      </w:r>
      <w:r w:rsidR="00C64C1C" w:rsidRPr="00C64C1C">
        <w:rPr>
          <w:lang w:val="en-US"/>
        </w:rPr>
        <w:t>42:21-28.</w:t>
      </w:r>
    </w:p>
    <w:p w14:paraId="09875297" w14:textId="77777777" w:rsidR="00C64C1C" w:rsidRDefault="00A213FD" w:rsidP="009A0C3B">
      <w:pPr>
        <w:pStyle w:val="a8"/>
        <w:numPr>
          <w:ilvl w:val="2"/>
          <w:numId w:val="13"/>
        </w:numPr>
        <w:rPr>
          <w:lang w:val="en-US"/>
        </w:rPr>
      </w:pPr>
      <w:r>
        <w:rPr>
          <w:lang w:val="en-US"/>
        </w:rPr>
        <w:t>Addison P.</w:t>
      </w:r>
      <w:r w:rsidR="00C64C1C" w:rsidRPr="00C64C1C">
        <w:rPr>
          <w:lang w:val="en-US"/>
        </w:rPr>
        <w:t xml:space="preserve"> Wavelet transforms and the ECG: a review.</w:t>
      </w:r>
      <w:r>
        <w:rPr>
          <w:lang w:val="en-US"/>
        </w:rPr>
        <w:t xml:space="preserve"> //</w:t>
      </w:r>
      <w:r w:rsidR="00C64C1C" w:rsidRPr="00C64C1C">
        <w:rPr>
          <w:lang w:val="en-US"/>
        </w:rPr>
        <w:t xml:space="preserve"> Physiol Meas 2005, 26:155-199.</w:t>
      </w:r>
    </w:p>
    <w:p w14:paraId="27781498" w14:textId="77777777" w:rsidR="00C64C1C" w:rsidRDefault="00C64C1C" w:rsidP="009A0C3B">
      <w:pPr>
        <w:pStyle w:val="a8"/>
        <w:numPr>
          <w:ilvl w:val="2"/>
          <w:numId w:val="13"/>
        </w:numPr>
      </w:pPr>
      <w:r w:rsidRPr="00C64C1C">
        <w:rPr>
          <w:lang w:val="en-US"/>
        </w:rPr>
        <w:t xml:space="preserve">J. S. Sahambi, </w:t>
      </w:r>
      <w:r w:rsidR="00A213FD">
        <w:rPr>
          <w:lang w:val="en-US"/>
        </w:rPr>
        <w:t xml:space="preserve">S. Tandon, and R. K. P. Bhatt. </w:t>
      </w:r>
      <w:r w:rsidRPr="00C64C1C">
        <w:rPr>
          <w:lang w:val="en-US"/>
        </w:rPr>
        <w:t>Wavelet</w:t>
      </w:r>
      <w:r w:rsidRPr="00A213FD">
        <w:rPr>
          <w:lang w:val="en-US"/>
        </w:rPr>
        <w:t xml:space="preserve"> </w:t>
      </w:r>
      <w:r w:rsidRPr="00C64C1C">
        <w:rPr>
          <w:lang w:val="en-US"/>
        </w:rPr>
        <w:t>based</w:t>
      </w:r>
      <w:r w:rsidRPr="00A213FD">
        <w:rPr>
          <w:lang w:val="en-US"/>
        </w:rPr>
        <w:t xml:space="preserve"> </w:t>
      </w:r>
      <w:r w:rsidRPr="00C64C1C">
        <w:rPr>
          <w:lang w:val="en-US"/>
        </w:rPr>
        <w:t>ST</w:t>
      </w:r>
      <w:r w:rsidRPr="00A213FD">
        <w:rPr>
          <w:lang w:val="en-US"/>
        </w:rPr>
        <w:t>-</w:t>
      </w:r>
      <w:r w:rsidRPr="00C64C1C">
        <w:rPr>
          <w:lang w:val="en-US"/>
        </w:rPr>
        <w:t>segment</w:t>
      </w:r>
      <w:r w:rsidRPr="00A213FD">
        <w:rPr>
          <w:lang w:val="en-US"/>
        </w:rPr>
        <w:t xml:space="preserve"> </w:t>
      </w:r>
      <w:r w:rsidR="00A213FD">
        <w:rPr>
          <w:lang w:val="en-US"/>
        </w:rPr>
        <w:t>analysis</w:t>
      </w:r>
      <w:r w:rsidR="00A213FD" w:rsidRPr="00A213FD">
        <w:rPr>
          <w:lang w:val="en-US"/>
        </w:rPr>
        <w:t>. /</w:t>
      </w:r>
      <w:r w:rsidR="00A213FD">
        <w:rPr>
          <w:lang w:val="en-US"/>
        </w:rPr>
        <w:t>/</w:t>
      </w:r>
      <w:r w:rsidRPr="00A213FD">
        <w:rPr>
          <w:lang w:val="en-US"/>
        </w:rPr>
        <w:t xml:space="preserve"> </w:t>
      </w:r>
      <w:r w:rsidRPr="00C64C1C">
        <w:rPr>
          <w:lang w:val="en-US"/>
        </w:rPr>
        <w:t>Med</w:t>
      </w:r>
      <w:r w:rsidRPr="00A213FD">
        <w:rPr>
          <w:lang w:val="en-US"/>
        </w:rPr>
        <w:t xml:space="preserve">. </w:t>
      </w:r>
      <w:r w:rsidRPr="00C64C1C">
        <w:rPr>
          <w:lang w:val="en-US"/>
        </w:rPr>
        <w:t>Biol</w:t>
      </w:r>
      <w:r w:rsidRPr="00A213FD">
        <w:t xml:space="preserve">. </w:t>
      </w:r>
      <w:r w:rsidRPr="00C64C1C">
        <w:rPr>
          <w:lang w:val="en-US"/>
        </w:rPr>
        <w:t>Eng</w:t>
      </w:r>
      <w:r w:rsidRPr="00A213FD">
        <w:t xml:space="preserve">. </w:t>
      </w:r>
      <w:r w:rsidRPr="00C64C1C">
        <w:rPr>
          <w:lang w:val="en-US"/>
        </w:rPr>
        <w:t>Comput</w:t>
      </w:r>
      <w:r w:rsidR="009C7BF2">
        <w:t>.</w:t>
      </w:r>
      <w:r w:rsidR="009C7BF2">
        <w:rPr>
          <w:lang w:val="en-US"/>
        </w:rPr>
        <w:t xml:space="preserve">1998, </w:t>
      </w:r>
      <w:r w:rsidR="009C7BF2">
        <w:t>36(</w:t>
      </w:r>
      <w:r w:rsidRPr="00C64C1C">
        <w:t>9</w:t>
      </w:r>
      <w:r w:rsidR="009C7BF2">
        <w:rPr>
          <w:lang w:val="en-US"/>
        </w:rPr>
        <w:t>)</w:t>
      </w:r>
      <w:r w:rsidR="009C7BF2">
        <w:t>:568–572</w:t>
      </w:r>
      <w:r w:rsidRPr="00C64C1C">
        <w:t>.</w:t>
      </w:r>
    </w:p>
    <w:p w14:paraId="44BAC55D" w14:textId="77777777" w:rsidR="00CE1053" w:rsidRDefault="00A213FD" w:rsidP="009A0C3B">
      <w:pPr>
        <w:pStyle w:val="a8"/>
        <w:numPr>
          <w:ilvl w:val="2"/>
          <w:numId w:val="13"/>
        </w:numPr>
      </w:pPr>
      <w:r>
        <w:rPr>
          <w:lang w:val="en-US"/>
        </w:rPr>
        <w:t xml:space="preserve">S. Mallat. </w:t>
      </w:r>
      <w:r w:rsidRPr="00A213FD">
        <w:rPr>
          <w:lang w:val="en-US"/>
        </w:rPr>
        <w:t>Multifrequency channel decompositions of images and</w:t>
      </w:r>
      <w:r>
        <w:rPr>
          <w:lang w:val="en-US"/>
        </w:rPr>
        <w:t xml:space="preserve"> wavelet models. //</w:t>
      </w:r>
      <w:r w:rsidRPr="00A213FD">
        <w:rPr>
          <w:lang w:val="en-US"/>
        </w:rPr>
        <w:t xml:space="preserve"> IEEE Trans. Acoust. </w:t>
      </w:r>
      <w:r>
        <w:t>Signal Processing</w:t>
      </w:r>
      <w:r w:rsidR="009C7BF2">
        <w:rPr>
          <w:lang w:val="en-US"/>
        </w:rPr>
        <w:t xml:space="preserve"> 1989</w:t>
      </w:r>
      <w:r w:rsidR="009C7BF2">
        <w:t>, 37:2091–2110</w:t>
      </w:r>
      <w:r>
        <w:t>.</w:t>
      </w:r>
    </w:p>
    <w:p w14:paraId="4C3258D3" w14:textId="77777777" w:rsidR="00A213FD" w:rsidRDefault="00A213FD" w:rsidP="009A0C3B">
      <w:pPr>
        <w:pStyle w:val="a8"/>
        <w:numPr>
          <w:ilvl w:val="2"/>
          <w:numId w:val="13"/>
        </w:numPr>
      </w:pPr>
      <w:r w:rsidRPr="00A213FD">
        <w:rPr>
          <w:lang w:val="en-US"/>
        </w:rPr>
        <w:t xml:space="preserve">A. Cohen and J. Kovaˇcevic´. Wavelets: The mathematical background. // Proc. </w:t>
      </w:r>
      <w:r>
        <w:t>IEEE</w:t>
      </w:r>
      <w:r w:rsidR="009C7BF2">
        <w:rPr>
          <w:lang w:val="en-US"/>
        </w:rPr>
        <w:t xml:space="preserve"> 1996</w:t>
      </w:r>
      <w:r w:rsidR="009C7BF2">
        <w:t xml:space="preserve">, </w:t>
      </w:r>
      <w:r>
        <w:t>84</w:t>
      </w:r>
      <w:r w:rsidR="009C7BF2">
        <w:rPr>
          <w:lang w:val="en-US"/>
        </w:rPr>
        <w:t>:</w:t>
      </w:r>
      <w:r>
        <w:t>5</w:t>
      </w:r>
      <w:r w:rsidR="009C7BF2">
        <w:t>14–522</w:t>
      </w:r>
      <w:r>
        <w:t>.</w:t>
      </w:r>
    </w:p>
    <w:p w14:paraId="428680E7" w14:textId="77777777" w:rsidR="00A213FD" w:rsidRPr="00E57231" w:rsidRDefault="00A213FD" w:rsidP="009A0C3B">
      <w:pPr>
        <w:pStyle w:val="a8"/>
        <w:numPr>
          <w:ilvl w:val="2"/>
          <w:numId w:val="13"/>
        </w:numPr>
        <w:rPr>
          <w:ins w:id="703" w:author="sergey" w:date="2016-10-25T15:49:00Z"/>
          <w:rPrChange w:id="704" w:author="sergey" w:date="2016-10-25T15:49:00Z">
            <w:rPr>
              <w:ins w:id="705" w:author="sergey" w:date="2016-10-25T15:49:00Z"/>
              <w:lang w:val="en-US"/>
            </w:rPr>
          </w:rPrChange>
        </w:rPr>
      </w:pPr>
      <w:r w:rsidRPr="00A213FD">
        <w:t>М. Габриэль Хан. Быстрый анализ ЭКГ</w:t>
      </w:r>
      <w:r w:rsidR="0053295D" w:rsidRPr="0060016E">
        <w:t xml:space="preserve">. // </w:t>
      </w:r>
      <w:r w:rsidR="009C7BF2" w:rsidRPr="0060016E">
        <w:t>Бином</w:t>
      </w:r>
      <w:r w:rsidR="0053295D" w:rsidRPr="0060016E">
        <w:t xml:space="preserve"> 2009.</w:t>
      </w:r>
    </w:p>
    <w:p w14:paraId="3D0BE720" w14:textId="77777777" w:rsidR="00E57231" w:rsidRDefault="00E57231" w:rsidP="00E57231">
      <w:pPr>
        <w:pStyle w:val="a8"/>
        <w:numPr>
          <w:ilvl w:val="2"/>
          <w:numId w:val="13"/>
        </w:numPr>
        <w:rPr>
          <w:ins w:id="706" w:author="sergey" w:date="2016-10-25T15:50:00Z"/>
        </w:rPr>
      </w:pPr>
      <w:ins w:id="707" w:author="sergey" w:date="2016-10-25T15:50:00Z">
        <w:r>
          <w:t>Мурашко В.В., Струтынский А.В. Электрокардиография. М.: МЕДпресс, 1998. 313 стр.</w:t>
        </w:r>
      </w:ins>
    </w:p>
    <w:p w14:paraId="0CAE7BDD" w14:textId="77777777" w:rsidR="00E57231" w:rsidRDefault="00E57231" w:rsidP="00E57231">
      <w:pPr>
        <w:pStyle w:val="a8"/>
        <w:numPr>
          <w:ilvl w:val="2"/>
          <w:numId w:val="13"/>
        </w:numPr>
        <w:rPr>
          <w:ins w:id="708" w:author="sergey" w:date="2016-10-25T15:50:00Z"/>
        </w:rPr>
      </w:pPr>
      <w:ins w:id="709" w:author="sergey" w:date="2016-10-25T15:50:00Z">
        <w:r>
          <w:t>Струтынский А.В. Электрокардиограмма. Анализ и интерпретация, 9 изд. М.: МЕДпресс-информ, 2009. 224 стр.</w:t>
        </w:r>
      </w:ins>
    </w:p>
    <w:p w14:paraId="1CD27A78" w14:textId="77777777" w:rsidR="00E57231" w:rsidRDefault="00E57231" w:rsidP="00E57231">
      <w:pPr>
        <w:pStyle w:val="a8"/>
        <w:numPr>
          <w:ilvl w:val="2"/>
          <w:numId w:val="13"/>
        </w:numPr>
        <w:rPr>
          <w:ins w:id="710" w:author="sergey" w:date="2016-10-25T15:50:00Z"/>
        </w:rPr>
      </w:pPr>
      <w:ins w:id="711" w:author="sergey" w:date="2016-10-25T15:50:00Z">
        <w:r>
          <w:t>Орлов В.Н. Руководство по электрокардиографии. М: Медицинское информационное агентство, 2012. 560 стр.</w:t>
        </w:r>
      </w:ins>
    </w:p>
    <w:p w14:paraId="51B11560" w14:textId="77777777" w:rsidR="00E57231" w:rsidRDefault="00E57231" w:rsidP="00E57231">
      <w:pPr>
        <w:pStyle w:val="a8"/>
        <w:numPr>
          <w:ilvl w:val="2"/>
          <w:numId w:val="13"/>
        </w:numPr>
        <w:rPr>
          <w:ins w:id="712" w:author="sergey" w:date="2016-10-25T15:50:00Z"/>
        </w:rPr>
      </w:pPr>
      <w:ins w:id="713" w:author="sergey" w:date="2016-10-25T15:50:00Z">
        <w:r>
          <w:t>Руководство по кардиологии: Учебное пособие в 3-х томах / Под ред. Г.И. Сторожакова, А.А. Горбаченкова. М.: ГЭОТАР-Медиа, 2008. 672 стр.</w:t>
        </w:r>
      </w:ins>
    </w:p>
    <w:p w14:paraId="118DDE2B" w14:textId="77777777" w:rsidR="00B41288" w:rsidRDefault="00E57231">
      <w:pPr>
        <w:pStyle w:val="a8"/>
        <w:numPr>
          <w:ilvl w:val="2"/>
          <w:numId w:val="13"/>
        </w:numPr>
        <w:rPr>
          <w:del w:id="714" w:author="Артем Рыблов" w:date="2016-11-05T22:38:00Z"/>
        </w:rPr>
        <w:pPrChange w:id="715" w:author="Артем Рыблов" w:date="2016-11-05T22:38:00Z">
          <w:pPr/>
        </w:pPrChange>
      </w:pPr>
      <w:ins w:id="716" w:author="sergey" w:date="2016-10-25T15:50:00Z">
        <w:r>
          <w:t>Эберг Г.Х. Простой анализ ЭКГ. Интерпретация, дифференциальный диагноз. М.: Логосфера, 2010. 280 стр.</w:t>
        </w:r>
      </w:ins>
    </w:p>
    <w:p w14:paraId="0A90C661" w14:textId="77777777" w:rsidR="003F6E35" w:rsidRDefault="003F6E35" w:rsidP="00E57231">
      <w:pPr>
        <w:pStyle w:val="a8"/>
        <w:numPr>
          <w:ilvl w:val="2"/>
          <w:numId w:val="13"/>
        </w:numPr>
        <w:rPr>
          <w:ins w:id="717" w:author="Артем Рыблов" w:date="2016-11-05T22:38:00Z"/>
        </w:rPr>
      </w:pPr>
    </w:p>
    <w:p w14:paraId="6F1737E6" w14:textId="77777777" w:rsidR="00B41288" w:rsidRDefault="00E57231">
      <w:pPr>
        <w:pStyle w:val="a8"/>
        <w:numPr>
          <w:ilvl w:val="2"/>
          <w:numId w:val="13"/>
        </w:numPr>
        <w:rPr>
          <w:ins w:id="718" w:author="Артем Рыблов" w:date="2016-11-05T22:38:00Z"/>
        </w:rPr>
        <w:pPrChange w:id="719" w:author="Артем Рыблов" w:date="2016-11-05T22:38:00Z">
          <w:pPr/>
        </w:pPrChange>
      </w:pPr>
      <w:ins w:id="720" w:author="sergey" w:date="2016-10-25T15:50:00Z">
        <w:r>
          <w:t>Циммерман Ф. Клиническая электрокардиография. М.: Бином, 2008. 424 стр.</w:t>
        </w:r>
      </w:ins>
    </w:p>
    <w:p w14:paraId="68C86964" w14:textId="77777777" w:rsidR="00B41288" w:rsidRDefault="0022540C">
      <w:pPr>
        <w:pStyle w:val="a8"/>
        <w:numPr>
          <w:ilvl w:val="2"/>
          <w:numId w:val="13"/>
        </w:numPr>
        <w:rPr>
          <w:del w:id="721" w:author="Артем Рыблов" w:date="2016-11-05T22:37:00Z"/>
          <w:rPrChange w:id="722" w:author="Артем Рыблов" w:date="2016-11-05T23:59:00Z">
            <w:rPr>
              <w:del w:id="723" w:author="Артем Рыблов" w:date="2016-11-05T22:37:00Z"/>
              <w:rFonts w:ascii="Times" w:hAnsi="Times" w:cs="Times"/>
              <w:color w:val="000000"/>
              <w:sz w:val="26"/>
              <w:szCs w:val="26"/>
              <w:lang w:val="en-GB"/>
            </w:rPr>
          </w:rPrChange>
        </w:rPr>
        <w:pPrChange w:id="724" w:author="Артем Рыблов" w:date="2016-11-05T23:59:00Z">
          <w:pPr/>
        </w:pPrChange>
      </w:pPr>
      <w:ins w:id="725" w:author="Артем Рыблов" w:date="2016-11-05T22:37:00Z">
        <w:r w:rsidRPr="0022540C">
          <w:rPr>
            <w:rFonts w:ascii="Times" w:hAnsi="Times" w:cs="Times"/>
            <w:color w:val="000000"/>
            <w:sz w:val="26"/>
            <w:szCs w:val="26"/>
            <w:lang w:val="en-GB"/>
            <w:rPrChange w:id="726" w:author="Артем Рыблов" w:date="2016-11-05T23:59:00Z">
              <w:rPr>
                <w:lang w:val="en-GB"/>
              </w:rPr>
            </w:rPrChange>
          </w:rPr>
          <w:lastRenderedPageBreak/>
          <w:t xml:space="preserve">Zanin M, Boccaletti S (2011) Complex networks analysis of obstructive nephropathy data. Chaos: An Interdisciplinary Journal of Nonlinear Science 21: 033103. </w:t>
        </w:r>
      </w:ins>
    </w:p>
    <w:p w14:paraId="6B7FFE76" w14:textId="77777777" w:rsidR="00B41288" w:rsidRDefault="00B41288">
      <w:pPr>
        <w:pStyle w:val="a8"/>
        <w:numPr>
          <w:ilvl w:val="2"/>
          <w:numId w:val="13"/>
        </w:numPr>
        <w:rPr>
          <w:ins w:id="727" w:author="Артем Рыблов" w:date="2016-11-06T00:00:00Z"/>
        </w:rPr>
        <w:pPrChange w:id="728" w:author="Артем Рыблов" w:date="2016-11-06T00:00:00Z">
          <w:pPr/>
        </w:pPrChange>
      </w:pPr>
    </w:p>
    <w:p w14:paraId="2851EC9B" w14:textId="77777777" w:rsidR="00B41288" w:rsidRDefault="003F6E35">
      <w:pPr>
        <w:pStyle w:val="a8"/>
        <w:numPr>
          <w:ilvl w:val="2"/>
          <w:numId w:val="13"/>
        </w:numPr>
        <w:rPr>
          <w:ins w:id="729" w:author="Артем Рыблов" w:date="2016-11-06T00:03:00Z"/>
        </w:rPr>
        <w:pPrChange w:id="730" w:author="Артем Рыблов" w:date="2016-11-06T00:00:00Z">
          <w:pPr/>
        </w:pPrChange>
      </w:pPr>
      <w:ins w:id="731" w:author="Артем Рыблов" w:date="2016-11-06T00:00:00Z">
        <w:r w:rsidRPr="003F6E35">
          <w:t>Дрейпер Н., Смит Г. Прикладной регрессионный анализ. Издательский дом «Вильямс». 2007. 912 с.</w:t>
        </w:r>
      </w:ins>
    </w:p>
    <w:p w14:paraId="69EEB3F9" w14:textId="77777777" w:rsidR="00B41288" w:rsidRDefault="003F6E35">
      <w:pPr>
        <w:pStyle w:val="a8"/>
        <w:numPr>
          <w:ilvl w:val="2"/>
          <w:numId w:val="13"/>
        </w:numPr>
        <w:pPrChange w:id="732" w:author="Артем Рыблов" w:date="2016-11-06T00:00:00Z">
          <w:pPr/>
        </w:pPrChange>
      </w:pPr>
      <w:ins w:id="733" w:author="Артем Рыблов" w:date="2016-11-06T00:03:00Z">
        <w:r w:rsidRPr="00B41288">
          <w:rPr>
            <w:lang w:val="en-US"/>
            <w:rPrChange w:id="734" w:author="Nikolai Yu. Zolotykh" w:date="2016-11-12T20:44:00Z">
              <w:rPr/>
            </w:rPrChange>
          </w:rPr>
          <w:t xml:space="preserve">Jolliffe I.T. Principal Component Analysis, Series: Springer Series in Statistics, 2nd ed., Springer, NY, 2002, XXIX, 487 p. 28 illus. </w:t>
        </w:r>
        <w:r w:rsidRPr="003F6E35">
          <w:t>ISBN 978-0-387-95442-4</w:t>
        </w:r>
      </w:ins>
    </w:p>
    <w:p w14:paraId="057B441B" w14:textId="77777777" w:rsidR="0009239B" w:rsidRDefault="0009239B" w:rsidP="0009239B">
      <w:pPr>
        <w:rPr>
          <w:lang w:val="en-US"/>
        </w:rPr>
      </w:pPr>
      <w:r>
        <w:t>Литература</w:t>
      </w:r>
      <w:r>
        <w:rPr>
          <w:lang w:val="en-US"/>
        </w:rPr>
        <w:t xml:space="preserve"> machine_learning (ml):</w:t>
      </w:r>
    </w:p>
    <w:p w14:paraId="64F081D2" w14:textId="77777777" w:rsidR="0009239B" w:rsidRPr="00E2768E" w:rsidRDefault="00E2768E" w:rsidP="00E2768E">
      <w:pPr>
        <w:ind w:left="927" w:firstLine="0"/>
        <w:rPr>
          <w:lang w:val="en-US"/>
        </w:rPr>
      </w:pPr>
      <w:r w:rsidRPr="00E2768E">
        <w:rPr>
          <w:lang w:val="en-US"/>
        </w:rPr>
        <w:t>[ml_1]</w:t>
      </w:r>
      <w:r>
        <w:rPr>
          <w:lang w:val="en-US"/>
        </w:rPr>
        <w:t xml:space="preserve"> </w:t>
      </w:r>
      <w:r w:rsidR="0022540C">
        <w:fldChar w:fldCharType="begin"/>
      </w:r>
      <w:r w:rsidR="0022540C" w:rsidRPr="0022540C">
        <w:rPr>
          <w:lang w:val="en-US"/>
          <w:rPrChange w:id="735" w:author="sergey" w:date="2016-10-25T15:45:00Z">
            <w:rPr/>
          </w:rPrChange>
        </w:rPr>
        <w:instrText xml:space="preserve"> HYPERLINK "http://www.machinelearning.ru/wiki/index.php?title=%D0%9C%D0%B5%D1%82%D0%BE%D0%B4_%D0%B1%D0%BB%D0%B8%D0%B6%D0%B0%D0%B9%D1%88%D0%B5%D0%B3%D0%BE_%D1%81%D0%BE%D1%81%D0%B5%D0%B4%D0%B0" </w:instrText>
      </w:r>
      <w:r w:rsidR="0022540C">
        <w:fldChar w:fldCharType="separate"/>
      </w:r>
      <w:r w:rsidR="00731185" w:rsidRPr="00E2768E">
        <w:rPr>
          <w:rStyle w:val="a9"/>
          <w:lang w:val="en-US"/>
        </w:rPr>
        <w:t>http://www.machinelearning.ru/wiki/index.php?title=%D0%9C%D0%B5%D1%82%D0%BE%D0%B4_%D0%B1%D0%BB%D0%B8%D0%B6%D0%B0%D0%B9%D1%88%D0%B5%D0%B3%D0%BE_%D1%81%D0%BE%D1%81%D0%B5%D0%B4%D0%B0</w:t>
      </w:r>
      <w:r w:rsidR="0022540C">
        <w:rPr>
          <w:rStyle w:val="a9"/>
          <w:lang w:val="en-US"/>
        </w:rPr>
        <w:fldChar w:fldCharType="end"/>
      </w:r>
    </w:p>
    <w:p w14:paraId="79B13019" w14:textId="77777777" w:rsidR="00842306" w:rsidRPr="00E2768E" w:rsidRDefault="00E2768E" w:rsidP="00E2768E">
      <w:pPr>
        <w:ind w:left="927" w:firstLine="0"/>
        <w:rPr>
          <w:lang w:val="en-US"/>
        </w:rPr>
      </w:pPr>
      <w:r w:rsidRPr="00E2768E">
        <w:rPr>
          <w:lang w:val="en-US"/>
        </w:rPr>
        <w:t>[ml_2]</w:t>
      </w:r>
      <w:r>
        <w:rPr>
          <w:lang w:val="en-US"/>
        </w:rPr>
        <w:t xml:space="preserve"> </w:t>
      </w:r>
      <w:r w:rsidR="00731185" w:rsidRPr="00E2768E">
        <w:rPr>
          <w:lang w:val="en-US"/>
        </w:rPr>
        <w:t>https://ru.wikipedia.org/wiki/%D0%9C%D0%B5%D1%82%D0%BE%D0%B4_%D0%BE%D0%BF%D0%BE%D1%80%D0%BD%D1%8B%D1%85_%D0%B2%D0%B5%D0%BA%D1%82%D0%BE%D1%80%D0%BE%D0%B2</w:t>
      </w:r>
    </w:p>
    <w:p w14:paraId="1D8F34FB" w14:textId="77777777" w:rsidR="00323FCE" w:rsidRDefault="0018330E" w:rsidP="00E55F5A">
      <w:pPr>
        <w:pStyle w:val="1"/>
      </w:pPr>
      <w:bookmarkStart w:id="736" w:name="_Toc464476581"/>
      <w:r>
        <w:lastRenderedPageBreak/>
        <w:t xml:space="preserve">Разработка </w:t>
      </w:r>
      <w:r w:rsidR="00E55F5A">
        <w:t>базы данных</w:t>
      </w:r>
      <w:bookmarkEnd w:id="736"/>
    </w:p>
    <w:p w14:paraId="19F04B71" w14:textId="77777777" w:rsidR="0018330E" w:rsidRDefault="0018330E" w:rsidP="00D8630B">
      <w:pPr>
        <w:pStyle w:val="2"/>
      </w:pPr>
      <w:bookmarkStart w:id="737" w:name="_Toc464476582"/>
      <w:r>
        <w:t>Проектирование базы данных</w:t>
      </w:r>
      <w:bookmarkEnd w:id="737"/>
    </w:p>
    <w:p w14:paraId="328AE1C1" w14:textId="77777777" w:rsidR="0018330E" w:rsidRDefault="0018330E" w:rsidP="0018330E"/>
    <w:p w14:paraId="15036954" w14:textId="77777777" w:rsidR="0018330E" w:rsidRDefault="0018330E" w:rsidP="00D8630B">
      <w:pPr>
        <w:pStyle w:val="3"/>
      </w:pPr>
      <w:bookmarkStart w:id="738" w:name="_Toc464476583"/>
      <w:r>
        <w:t xml:space="preserve">Структура исходной </w:t>
      </w:r>
      <w:r w:rsidR="00D8630B">
        <w:t xml:space="preserve">и выходной </w:t>
      </w:r>
      <w:r>
        <w:t>информации</w:t>
      </w:r>
      <w:r w:rsidR="00D8630B">
        <w:t>. Модель «сущность-связь».</w:t>
      </w:r>
      <w:bookmarkEnd w:id="738"/>
    </w:p>
    <w:p w14:paraId="3EEC888B" w14:textId="77777777" w:rsidR="00D8630B" w:rsidRDefault="00D8630B" w:rsidP="0018330E"/>
    <w:p w14:paraId="133F0BD9" w14:textId="77777777" w:rsidR="00D8630B" w:rsidRDefault="00D8630B" w:rsidP="00D8630B">
      <w:pPr>
        <w:pStyle w:val="3"/>
      </w:pPr>
      <w:bookmarkStart w:id="739" w:name="_Toc464476584"/>
      <w:r>
        <w:t>Логическая структура базы</w:t>
      </w:r>
      <w:bookmarkEnd w:id="739"/>
    </w:p>
    <w:p w14:paraId="74B64504" w14:textId="77777777" w:rsidR="00D8630B" w:rsidRDefault="00D8630B" w:rsidP="0018330E"/>
    <w:p w14:paraId="0F82ABB5" w14:textId="77777777" w:rsidR="00D8630B" w:rsidRPr="0018330E" w:rsidRDefault="00D8630B" w:rsidP="00D8630B">
      <w:pPr>
        <w:pStyle w:val="2"/>
      </w:pPr>
      <w:bookmarkStart w:id="740" w:name="_Toc464476585"/>
      <w:r>
        <w:t>Разработка модели функционирования в архитектуре «клиент-сервер»</w:t>
      </w:r>
      <w:bookmarkEnd w:id="740"/>
      <w:r>
        <w:t xml:space="preserve"> </w:t>
      </w:r>
    </w:p>
    <w:p w14:paraId="2301FEF8" w14:textId="77777777" w:rsidR="00723DA0" w:rsidRDefault="00723DA0" w:rsidP="00FC06CA"/>
    <w:p w14:paraId="1E9F3D1F" w14:textId="77777777" w:rsidR="00596C4C" w:rsidRDefault="00D8630B" w:rsidP="000C3D43">
      <w:pPr>
        <w:pStyle w:val="1"/>
      </w:pPr>
      <w:bookmarkStart w:id="741" w:name="_Toc464476586"/>
      <w:r>
        <w:lastRenderedPageBreak/>
        <w:t xml:space="preserve">Анализ процесса и концепции </w:t>
      </w:r>
      <w:r w:rsidR="000C3D43">
        <w:t>интеграции программных пакетов</w:t>
      </w:r>
      <w:bookmarkEnd w:id="741"/>
    </w:p>
    <w:p w14:paraId="5DF89D9C" w14:textId="77777777" w:rsidR="00596C4C" w:rsidRDefault="000C3D43" w:rsidP="000C3D43">
      <w:pPr>
        <w:pStyle w:val="2"/>
      </w:pPr>
      <w:bookmarkStart w:id="742" w:name="_Toc464476587"/>
      <w:r>
        <w:t>Требования к интеграции и принципы объединения</w:t>
      </w:r>
      <w:bookmarkEnd w:id="742"/>
    </w:p>
    <w:p w14:paraId="25C3513A" w14:textId="77777777" w:rsidR="000C3D43" w:rsidRDefault="000C3D43" w:rsidP="00FC06CA"/>
    <w:p w14:paraId="510FD298" w14:textId="77777777" w:rsidR="000C3D43" w:rsidRDefault="000C3D43" w:rsidP="000C3D43">
      <w:pPr>
        <w:pStyle w:val="2"/>
      </w:pPr>
      <w:bookmarkStart w:id="743" w:name="_Toc464476588"/>
      <w:r>
        <w:t>Анализ и выбор архитектуры интеграции</w:t>
      </w:r>
      <w:bookmarkEnd w:id="743"/>
    </w:p>
    <w:p w14:paraId="670EF7B8" w14:textId="77777777" w:rsidR="00596C4C" w:rsidRDefault="00596C4C" w:rsidP="00FC06CA"/>
    <w:p w14:paraId="44423A44" w14:textId="77777777" w:rsidR="00596C4C" w:rsidRDefault="00596C4C" w:rsidP="00FC06CA"/>
    <w:p w14:paraId="3BC2162C" w14:textId="77777777" w:rsidR="00596C4C" w:rsidRDefault="00596C4C" w:rsidP="00FC06CA"/>
    <w:p w14:paraId="1FD97D2A" w14:textId="77777777" w:rsidR="00596C4C" w:rsidRDefault="00596C4C" w:rsidP="00FC06CA"/>
    <w:p w14:paraId="75A36C4D" w14:textId="77777777" w:rsidR="00596C4C" w:rsidRDefault="00596C4C" w:rsidP="00FC06CA"/>
    <w:p w14:paraId="197EC115" w14:textId="77777777" w:rsidR="00596C4C" w:rsidRPr="00FC06CA" w:rsidRDefault="00596C4C" w:rsidP="00FC06CA"/>
    <w:sectPr w:rsidR="00596C4C" w:rsidRPr="00FC06CA" w:rsidSect="007A3773">
      <w:footerReference w:type="default" r:id="rId36"/>
      <w:pgSz w:w="11906" w:h="16838"/>
      <w:pgMar w:top="1134" w:right="567" w:bottom="1134"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Пирова Анна Юрьевна" w:date="2016-10-19T00:14:00Z" w:initials="АЮ">
    <w:p w14:paraId="63125594" w14:textId="77777777" w:rsidR="00B41288" w:rsidRDefault="00B41288">
      <w:pPr>
        <w:pStyle w:val="ab"/>
      </w:pPr>
      <w:r>
        <w:rPr>
          <w:rStyle w:val="aa"/>
        </w:rPr>
        <w:annotationRef/>
      </w:r>
      <w:r>
        <w:t xml:space="preserve">Введение ко всему разделу </w:t>
      </w:r>
    </w:p>
  </w:comment>
  <w:comment w:id="66" w:author="Пирова Анна Юрьевна" w:date="2016-10-19T00:14:00Z" w:initials="АЮ">
    <w:p w14:paraId="5169EBFA" w14:textId="77777777" w:rsidR="00B41288" w:rsidRDefault="00B41288">
      <w:pPr>
        <w:pStyle w:val="ab"/>
      </w:pPr>
      <w:r>
        <w:rPr>
          <w:rStyle w:val="aa"/>
        </w:rPr>
        <w:annotationRef/>
      </w:r>
      <w:r>
        <w:t>Это «сравнение с аналогами», т.е. выжимка из обзора литературы</w:t>
      </w:r>
    </w:p>
  </w:comment>
  <w:comment w:id="69" w:author="unn" w:date="2016-10-19T00:22:00Z" w:initials="u">
    <w:p w14:paraId="678EAE29" w14:textId="77777777" w:rsidR="00B41288" w:rsidRPr="00946EC9" w:rsidRDefault="00B41288">
      <w:pPr>
        <w:pStyle w:val="ab"/>
      </w:pPr>
      <w:r>
        <w:rPr>
          <w:rStyle w:val="aa"/>
        </w:rPr>
        <w:annotationRef/>
      </w:r>
      <w:r>
        <w:t>Схема</w:t>
      </w:r>
      <w:r w:rsidRPr="00880E43">
        <w:t xml:space="preserve"> </w:t>
      </w:r>
      <w:r>
        <w:t xml:space="preserve">пока не совсем соответствует описанию. Будет построена диаграмма подсистем на </w:t>
      </w:r>
      <w:r>
        <w:rPr>
          <w:lang w:val="en-US"/>
        </w:rPr>
        <w:t>UML</w:t>
      </w:r>
      <w:r>
        <w:t>. Этот рисунок м.б. и можно будет оставить, но в каком-то другом качестве</w:t>
      </w:r>
    </w:p>
  </w:comment>
  <w:comment w:id="75" w:author="Пирова Анна Юрьевна" w:date="2016-10-19T00:14:00Z" w:initials="АЮ">
    <w:p w14:paraId="67BC3AA7" w14:textId="77777777" w:rsidR="00B41288" w:rsidRPr="00A1058F" w:rsidRDefault="00B41288">
      <w:pPr>
        <w:pStyle w:val="ab"/>
      </w:pPr>
      <w:r>
        <w:rPr>
          <w:rStyle w:val="aa"/>
        </w:rPr>
        <w:annotationRef/>
      </w:r>
      <w:r w:rsidRPr="00414BB3">
        <w:rPr>
          <w:b/>
        </w:rPr>
        <w:t>Дмитрию Евгеньевичу</w:t>
      </w:r>
      <w:r>
        <w:t>: Нужно ли нумеровать алгоритмы, делать под них «заголовки»?</w:t>
      </w:r>
    </w:p>
  </w:comment>
  <w:comment w:id="77" w:author="Пирова Анна Юрьевна" w:date="2016-10-19T00:14:00Z" w:initials="АЮ">
    <w:p w14:paraId="3B22F7C1" w14:textId="77777777" w:rsidR="00B41288" w:rsidRDefault="00B41288" w:rsidP="00791990">
      <w:r>
        <w:rPr>
          <w:rStyle w:val="aa"/>
        </w:rPr>
        <w:annotationRef/>
      </w:r>
      <w:r>
        <w:br/>
        <w:t>По подсистемам:</w:t>
      </w:r>
    </w:p>
    <w:p w14:paraId="47876DD8" w14:textId="77777777" w:rsidR="00B41288" w:rsidRDefault="00B41288" w:rsidP="00791990">
      <w:r>
        <w:t>- назначение (что делает)</w:t>
      </w:r>
    </w:p>
    <w:p w14:paraId="318DE34B" w14:textId="77777777" w:rsidR="00B41288" w:rsidRDefault="00B41288" w:rsidP="00791990">
      <w:r>
        <w:t>- на чем написана (языки и технологии)</w:t>
      </w:r>
    </w:p>
    <w:p w14:paraId="2B557656" w14:textId="77777777" w:rsidR="00B41288" w:rsidRDefault="00B41288" w:rsidP="00791990">
      <w:r>
        <w:t>- интерфейс (как связана с остальными)</w:t>
      </w:r>
    </w:p>
    <w:p w14:paraId="08A97CAA" w14:textId="77777777" w:rsidR="00B41288" w:rsidRDefault="00B41288" w:rsidP="00791990">
      <w:r>
        <w:t>- внутреннее устройство (диаграмма классов, основные классы, их назначение и связи)</w:t>
      </w:r>
    </w:p>
    <w:p w14:paraId="69203ACE" w14:textId="77777777" w:rsidR="00B41288" w:rsidRDefault="00B41288">
      <w:pPr>
        <w:pStyle w:val="ab"/>
      </w:pPr>
    </w:p>
  </w:comment>
  <w:comment w:id="80" w:author="Пирова Анна Юрьевна" w:date="2016-10-19T00:14:00Z" w:initials="АЮ">
    <w:p w14:paraId="147CE1C1" w14:textId="77777777" w:rsidR="00B41288" w:rsidRDefault="00B41288">
      <w:pPr>
        <w:pStyle w:val="ab"/>
      </w:pPr>
      <w:r>
        <w:rPr>
          <w:rStyle w:val="aa"/>
        </w:rPr>
        <w:annotationRef/>
      </w:r>
      <w:r>
        <w:t>Ссылка на алгоритм</w:t>
      </w:r>
    </w:p>
  </w:comment>
  <w:comment w:id="95" w:author="Пирова Анна Юрьевна" w:date="2016-10-19T00:14:00Z" w:initials="АЮ">
    <w:p w14:paraId="15ED78B1" w14:textId="77777777" w:rsidR="00B41288" w:rsidRDefault="00B41288" w:rsidP="003B21B5">
      <w:pPr>
        <w:pStyle w:val="ab"/>
        <w:ind w:firstLine="0"/>
      </w:pPr>
      <w:r>
        <w:rPr>
          <w:rStyle w:val="aa"/>
        </w:rPr>
        <w:annotationRef/>
      </w:r>
      <w:r>
        <w:t>Все ссылки к разделу ПП Кардиомодель</w:t>
      </w:r>
    </w:p>
  </w:comment>
  <w:comment w:id="188" w:author="Nikolai Yu. Zolotykh" w:date="2016-10-25T16:10:00Z" w:initials="N. Z.">
    <w:p w14:paraId="523BCE08" w14:textId="77777777" w:rsidR="00B41288" w:rsidRDefault="00B41288">
      <w:pPr>
        <w:pStyle w:val="ab"/>
      </w:pPr>
      <w:r>
        <w:rPr>
          <w:rStyle w:val="aa"/>
        </w:rPr>
        <w:annotationRef/>
      </w:r>
      <w:r>
        <w:t>Указать номер</w:t>
      </w:r>
    </w:p>
  </w:comment>
  <w:comment w:id="260" w:author="Nikolai Yu. Zolotykh" w:date="2016-10-25T16:30:00Z" w:initials="N. Z.">
    <w:p w14:paraId="5B5BD76E" w14:textId="77777777" w:rsidR="00B41288" w:rsidRDefault="00B41288">
      <w:pPr>
        <w:pStyle w:val="ab"/>
      </w:pPr>
      <w:r>
        <w:rPr>
          <w:rStyle w:val="aa"/>
        </w:rPr>
        <w:annotationRef/>
      </w:r>
      <w:r>
        <w:t>Переставил в конец</w:t>
      </w:r>
    </w:p>
  </w:comment>
  <w:comment w:id="637" w:author="Пирова Анна Юрьевна" w:date="2016-10-19T00:14:00Z" w:initials="АЮ">
    <w:p w14:paraId="6D647E96" w14:textId="77777777" w:rsidR="00B41288" w:rsidRDefault="00B41288" w:rsidP="00A56E2B">
      <w:r>
        <w:rPr>
          <w:rStyle w:val="aa"/>
        </w:rPr>
        <w:annotationRef/>
      </w:r>
      <w:r>
        <w:br/>
        <w:t>По подсистемам:</w:t>
      </w:r>
    </w:p>
    <w:p w14:paraId="43592259" w14:textId="77777777" w:rsidR="00B41288" w:rsidRDefault="00B41288" w:rsidP="00A56E2B">
      <w:r>
        <w:t>- назначение (что делает)</w:t>
      </w:r>
    </w:p>
    <w:p w14:paraId="4D8792DD" w14:textId="77777777" w:rsidR="00B41288" w:rsidRDefault="00B41288" w:rsidP="00A56E2B">
      <w:r>
        <w:t>- на чем написана (языки и технологии)</w:t>
      </w:r>
    </w:p>
    <w:p w14:paraId="6519FCA7" w14:textId="77777777" w:rsidR="00B41288" w:rsidRDefault="00B41288" w:rsidP="00A56E2B">
      <w:r>
        <w:t>- интерфейс (как связана с остальными)</w:t>
      </w:r>
    </w:p>
    <w:p w14:paraId="30FE80BD" w14:textId="77777777" w:rsidR="00B41288" w:rsidRDefault="00B41288" w:rsidP="00A56E2B">
      <w:r>
        <w:t>- внутреннее устройство (диаграмма классов, основные классы, их назначение и связи)</w:t>
      </w:r>
    </w:p>
    <w:p w14:paraId="2E9DA5FB" w14:textId="77777777" w:rsidR="00B41288" w:rsidRDefault="00B41288" w:rsidP="00A56E2B">
      <w:pPr>
        <w:pStyle w:val="ab"/>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25594" w15:done="0"/>
  <w15:commentEx w15:paraId="5169EBFA" w15:done="0"/>
  <w15:commentEx w15:paraId="678EAE29" w15:done="0"/>
  <w15:commentEx w15:paraId="67BC3AA7" w15:done="0"/>
  <w15:commentEx w15:paraId="69203ACE" w15:done="0"/>
  <w15:commentEx w15:paraId="147CE1C1" w15:done="0"/>
  <w15:commentEx w15:paraId="15ED78B1" w15:done="0"/>
  <w15:commentEx w15:paraId="523BCE08" w15:done="0"/>
  <w15:commentEx w15:paraId="5B5BD76E" w15:done="0"/>
  <w15:commentEx w15:paraId="2E9DA5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2856E" w14:textId="77777777" w:rsidR="003B1BF7" w:rsidRDefault="003B1BF7" w:rsidP="004F44F0">
      <w:pPr>
        <w:spacing w:line="240" w:lineRule="auto"/>
      </w:pPr>
      <w:r>
        <w:separator/>
      </w:r>
    </w:p>
  </w:endnote>
  <w:endnote w:type="continuationSeparator" w:id="0">
    <w:p w14:paraId="6B40152F" w14:textId="77777777" w:rsidR="003B1BF7" w:rsidRDefault="003B1BF7" w:rsidP="004F4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TE1966398t00">
    <w:altName w:val="Arial Unicode MS"/>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Droid Serif">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578331"/>
      <w:docPartObj>
        <w:docPartGallery w:val="Page Numbers (Bottom of Page)"/>
        <w:docPartUnique/>
      </w:docPartObj>
    </w:sdtPr>
    <w:sdtEndPr/>
    <w:sdtContent>
      <w:p w14:paraId="66852B76" w14:textId="77777777" w:rsidR="00B41288" w:rsidRDefault="002C3B8E">
        <w:pPr>
          <w:pStyle w:val="a6"/>
        </w:pPr>
        <w:r>
          <w:fldChar w:fldCharType="begin"/>
        </w:r>
        <w:r>
          <w:instrText>PAGE   \* MERGEFORMAT</w:instrText>
        </w:r>
        <w:r>
          <w:fldChar w:fldCharType="separate"/>
        </w:r>
        <w:r w:rsidR="003A5565">
          <w:rPr>
            <w:noProof/>
          </w:rPr>
          <w:t>36</w:t>
        </w:r>
        <w:r>
          <w:rPr>
            <w:noProof/>
          </w:rPr>
          <w:fldChar w:fldCharType="end"/>
        </w:r>
      </w:p>
    </w:sdtContent>
  </w:sdt>
  <w:p w14:paraId="1DE12B28" w14:textId="77777777" w:rsidR="00B41288" w:rsidRDefault="00B4128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5BB52" w14:textId="77777777" w:rsidR="003B1BF7" w:rsidRDefault="003B1BF7" w:rsidP="004F44F0">
      <w:pPr>
        <w:spacing w:line="240" w:lineRule="auto"/>
      </w:pPr>
      <w:r>
        <w:separator/>
      </w:r>
    </w:p>
  </w:footnote>
  <w:footnote w:type="continuationSeparator" w:id="0">
    <w:p w14:paraId="32F337B5" w14:textId="77777777" w:rsidR="003B1BF7" w:rsidRDefault="003B1BF7" w:rsidP="004F44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0"/>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B4760"/>
    <w:multiLevelType w:val="hybridMultilevel"/>
    <w:tmpl w:val="E730A0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804A41"/>
    <w:multiLevelType w:val="hybridMultilevel"/>
    <w:tmpl w:val="DA4AFDEE"/>
    <w:lvl w:ilvl="0" w:tplc="8B5CC8FE">
      <w:start w:val="1"/>
      <w:numFmt w:val="decimal"/>
      <w:lvlText w:val="2.3.%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3" w15:restartNumberingAfterBreak="0">
    <w:nsid w:val="06AB102E"/>
    <w:multiLevelType w:val="hybridMultilevel"/>
    <w:tmpl w:val="995E469E"/>
    <w:lvl w:ilvl="0" w:tplc="7F229F88">
      <w:start w:val="1"/>
      <w:numFmt w:val="decimal"/>
      <w:lvlText w:val="2.4.%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4" w15:restartNumberingAfterBreak="0">
    <w:nsid w:val="0C026145"/>
    <w:multiLevelType w:val="hybridMultilevel"/>
    <w:tmpl w:val="D49E559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2CA14E2"/>
    <w:multiLevelType w:val="hybridMultilevel"/>
    <w:tmpl w:val="B8E0FBFC"/>
    <w:lvl w:ilvl="0" w:tplc="0B0649D2">
      <w:start w:val="1"/>
      <w:numFmt w:val="decimal"/>
      <w:lvlText w:val="2.5.2.%1."/>
      <w:lvlJc w:val="left"/>
      <w:pPr>
        <w:ind w:left="2628" w:hanging="360"/>
      </w:pPr>
      <w:rPr>
        <w:rFonts w:hint="default"/>
      </w:rPr>
    </w:lvl>
    <w:lvl w:ilvl="1" w:tplc="04190019" w:tentative="1">
      <w:start w:val="1"/>
      <w:numFmt w:val="lowerLetter"/>
      <w:lvlText w:val="%2."/>
      <w:lvlJc w:val="left"/>
      <w:pPr>
        <w:ind w:left="3348" w:hanging="360"/>
      </w:pPr>
    </w:lvl>
    <w:lvl w:ilvl="2" w:tplc="0419001B" w:tentative="1">
      <w:start w:val="1"/>
      <w:numFmt w:val="lowerRoman"/>
      <w:lvlText w:val="%3."/>
      <w:lvlJc w:val="right"/>
      <w:pPr>
        <w:ind w:left="4068" w:hanging="180"/>
      </w:pPr>
    </w:lvl>
    <w:lvl w:ilvl="3" w:tplc="0419000F" w:tentative="1">
      <w:start w:val="1"/>
      <w:numFmt w:val="decimal"/>
      <w:lvlText w:val="%4."/>
      <w:lvlJc w:val="left"/>
      <w:pPr>
        <w:ind w:left="4788" w:hanging="360"/>
      </w:pPr>
    </w:lvl>
    <w:lvl w:ilvl="4" w:tplc="04190019" w:tentative="1">
      <w:start w:val="1"/>
      <w:numFmt w:val="lowerLetter"/>
      <w:lvlText w:val="%5."/>
      <w:lvlJc w:val="left"/>
      <w:pPr>
        <w:ind w:left="5508" w:hanging="360"/>
      </w:pPr>
    </w:lvl>
    <w:lvl w:ilvl="5" w:tplc="0419001B" w:tentative="1">
      <w:start w:val="1"/>
      <w:numFmt w:val="lowerRoman"/>
      <w:lvlText w:val="%6."/>
      <w:lvlJc w:val="right"/>
      <w:pPr>
        <w:ind w:left="6228" w:hanging="180"/>
      </w:pPr>
    </w:lvl>
    <w:lvl w:ilvl="6" w:tplc="0419000F" w:tentative="1">
      <w:start w:val="1"/>
      <w:numFmt w:val="decimal"/>
      <w:lvlText w:val="%7."/>
      <w:lvlJc w:val="left"/>
      <w:pPr>
        <w:ind w:left="6948" w:hanging="360"/>
      </w:pPr>
    </w:lvl>
    <w:lvl w:ilvl="7" w:tplc="04190019" w:tentative="1">
      <w:start w:val="1"/>
      <w:numFmt w:val="lowerLetter"/>
      <w:lvlText w:val="%8."/>
      <w:lvlJc w:val="left"/>
      <w:pPr>
        <w:ind w:left="7668" w:hanging="360"/>
      </w:pPr>
    </w:lvl>
    <w:lvl w:ilvl="8" w:tplc="0419001B" w:tentative="1">
      <w:start w:val="1"/>
      <w:numFmt w:val="lowerRoman"/>
      <w:lvlText w:val="%9."/>
      <w:lvlJc w:val="right"/>
      <w:pPr>
        <w:ind w:left="8388" w:hanging="180"/>
      </w:pPr>
    </w:lvl>
  </w:abstractNum>
  <w:abstractNum w:abstractNumId="6" w15:restartNumberingAfterBreak="0">
    <w:nsid w:val="1D0613AF"/>
    <w:multiLevelType w:val="hybridMultilevel"/>
    <w:tmpl w:val="3EF6E618"/>
    <w:lvl w:ilvl="0" w:tplc="DC3A3A12">
      <w:start w:val="1"/>
      <w:numFmt w:val="decimal"/>
      <w:lvlText w:val="%1."/>
      <w:lvlJc w:val="left"/>
      <w:pPr>
        <w:ind w:left="1069"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47300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1A6DD2"/>
    <w:multiLevelType w:val="hybridMultilevel"/>
    <w:tmpl w:val="7778A28A"/>
    <w:lvl w:ilvl="0" w:tplc="B32083A6">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15:restartNumberingAfterBreak="0">
    <w:nsid w:val="27B80A89"/>
    <w:multiLevelType w:val="hybridMultilevel"/>
    <w:tmpl w:val="6BFE8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DBC30DE"/>
    <w:multiLevelType w:val="hybridMultilevel"/>
    <w:tmpl w:val="F4C495F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1" w15:restartNumberingAfterBreak="0">
    <w:nsid w:val="34EA39F1"/>
    <w:multiLevelType w:val="hybridMultilevel"/>
    <w:tmpl w:val="7778A28A"/>
    <w:lvl w:ilvl="0" w:tplc="B32083A6">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2" w15:restartNumberingAfterBreak="0">
    <w:nsid w:val="39B80821"/>
    <w:multiLevelType w:val="hybridMultilevel"/>
    <w:tmpl w:val="1766E61E"/>
    <w:lvl w:ilvl="0" w:tplc="0A64ED12">
      <w:start w:val="1"/>
      <w:numFmt w:val="decimal"/>
      <w:lvlText w:val="2.4.2.%1."/>
      <w:lvlJc w:val="left"/>
      <w:pPr>
        <w:ind w:left="2628" w:hanging="360"/>
      </w:pPr>
      <w:rPr>
        <w:rFonts w:hint="default"/>
      </w:rPr>
    </w:lvl>
    <w:lvl w:ilvl="1" w:tplc="04190019" w:tentative="1">
      <w:start w:val="1"/>
      <w:numFmt w:val="lowerLetter"/>
      <w:lvlText w:val="%2."/>
      <w:lvlJc w:val="left"/>
      <w:pPr>
        <w:ind w:left="3348" w:hanging="360"/>
      </w:pPr>
    </w:lvl>
    <w:lvl w:ilvl="2" w:tplc="0419001B" w:tentative="1">
      <w:start w:val="1"/>
      <w:numFmt w:val="lowerRoman"/>
      <w:lvlText w:val="%3."/>
      <w:lvlJc w:val="right"/>
      <w:pPr>
        <w:ind w:left="4068" w:hanging="180"/>
      </w:pPr>
    </w:lvl>
    <w:lvl w:ilvl="3" w:tplc="0419000F" w:tentative="1">
      <w:start w:val="1"/>
      <w:numFmt w:val="decimal"/>
      <w:lvlText w:val="%4."/>
      <w:lvlJc w:val="left"/>
      <w:pPr>
        <w:ind w:left="4788" w:hanging="360"/>
      </w:pPr>
    </w:lvl>
    <w:lvl w:ilvl="4" w:tplc="04190019" w:tentative="1">
      <w:start w:val="1"/>
      <w:numFmt w:val="lowerLetter"/>
      <w:lvlText w:val="%5."/>
      <w:lvlJc w:val="left"/>
      <w:pPr>
        <w:ind w:left="5508" w:hanging="360"/>
      </w:pPr>
    </w:lvl>
    <w:lvl w:ilvl="5" w:tplc="0419001B" w:tentative="1">
      <w:start w:val="1"/>
      <w:numFmt w:val="lowerRoman"/>
      <w:lvlText w:val="%6."/>
      <w:lvlJc w:val="right"/>
      <w:pPr>
        <w:ind w:left="6228" w:hanging="180"/>
      </w:pPr>
    </w:lvl>
    <w:lvl w:ilvl="6" w:tplc="0419000F" w:tentative="1">
      <w:start w:val="1"/>
      <w:numFmt w:val="decimal"/>
      <w:lvlText w:val="%7."/>
      <w:lvlJc w:val="left"/>
      <w:pPr>
        <w:ind w:left="6948" w:hanging="360"/>
      </w:pPr>
    </w:lvl>
    <w:lvl w:ilvl="7" w:tplc="04190019" w:tentative="1">
      <w:start w:val="1"/>
      <w:numFmt w:val="lowerLetter"/>
      <w:lvlText w:val="%8."/>
      <w:lvlJc w:val="left"/>
      <w:pPr>
        <w:ind w:left="7668" w:hanging="360"/>
      </w:pPr>
    </w:lvl>
    <w:lvl w:ilvl="8" w:tplc="0419001B" w:tentative="1">
      <w:start w:val="1"/>
      <w:numFmt w:val="lowerRoman"/>
      <w:lvlText w:val="%9."/>
      <w:lvlJc w:val="right"/>
      <w:pPr>
        <w:ind w:left="8388" w:hanging="180"/>
      </w:pPr>
    </w:lvl>
  </w:abstractNum>
  <w:abstractNum w:abstractNumId="13" w15:restartNumberingAfterBreak="0">
    <w:nsid w:val="41023001"/>
    <w:multiLevelType w:val="hybridMultilevel"/>
    <w:tmpl w:val="3642EA4A"/>
    <w:lvl w:ilvl="0" w:tplc="67CEE6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7136C86"/>
    <w:multiLevelType w:val="hybridMultilevel"/>
    <w:tmpl w:val="0CD6AA28"/>
    <w:lvl w:ilvl="0" w:tplc="B32083A6">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4B5E1076"/>
    <w:multiLevelType w:val="hybridMultilevel"/>
    <w:tmpl w:val="69544AEC"/>
    <w:lvl w:ilvl="0" w:tplc="DC3A3A12">
      <w:start w:val="1"/>
      <w:numFmt w:val="decimal"/>
      <w:lvlText w:val="%1."/>
      <w:lvlJc w:val="left"/>
      <w:pPr>
        <w:ind w:left="1069" w:hanging="360"/>
      </w:pPr>
      <w:rPr>
        <w:rFonts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B20722"/>
    <w:multiLevelType w:val="multilevel"/>
    <w:tmpl w:val="F56CDC8C"/>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D72226B"/>
    <w:multiLevelType w:val="hybridMultilevel"/>
    <w:tmpl w:val="16B0D156"/>
    <w:lvl w:ilvl="0" w:tplc="014E68A4">
      <w:start w:val="1"/>
      <w:numFmt w:val="decimal"/>
      <w:lvlText w:val="2.%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F84E76"/>
    <w:multiLevelType w:val="hybridMultilevel"/>
    <w:tmpl w:val="877061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D9131A"/>
    <w:multiLevelType w:val="hybridMultilevel"/>
    <w:tmpl w:val="83107E06"/>
    <w:lvl w:ilvl="0" w:tplc="2B4A333A">
      <w:start w:val="1"/>
      <w:numFmt w:val="decimal"/>
      <w:lvlText w:val="4.%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D412EFD"/>
    <w:multiLevelType w:val="hybridMultilevel"/>
    <w:tmpl w:val="897E29EA"/>
    <w:lvl w:ilvl="0" w:tplc="F844E40A">
      <w:start w:val="1"/>
      <w:numFmt w:val="decimal"/>
      <w:lvlText w:val="2.5.%1."/>
      <w:lvlJc w:val="left"/>
      <w:pPr>
        <w:ind w:left="1440" w:hanging="360"/>
      </w:pPr>
      <w:rPr>
        <w:rFonts w:hint="default"/>
      </w:rPr>
    </w:lvl>
    <w:lvl w:ilvl="1" w:tplc="7B46CF3E">
      <w:start w:val="1"/>
      <w:numFmt w:val="decimal"/>
      <w:lvlText w:val="%2."/>
      <w:lvlJc w:val="left"/>
      <w:pPr>
        <w:ind w:left="1440" w:hanging="360"/>
      </w:pPr>
      <w:rPr>
        <w:rFonts w:hint="default"/>
      </w:rPr>
    </w:lvl>
    <w:lvl w:ilvl="2" w:tplc="F844E40A">
      <w:start w:val="1"/>
      <w:numFmt w:val="decimal"/>
      <w:lvlText w:val="2.5.%3."/>
      <w:lvlJc w:val="left"/>
      <w:pPr>
        <w:ind w:left="1456"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DF645F9"/>
    <w:multiLevelType w:val="hybridMultilevel"/>
    <w:tmpl w:val="5D607E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73B12681"/>
    <w:multiLevelType w:val="hybridMultilevel"/>
    <w:tmpl w:val="741CD7D6"/>
    <w:lvl w:ilvl="0" w:tplc="4D0E7780">
      <w:start w:val="1"/>
      <w:numFmt w:val="decimal"/>
      <w:lvlText w:val="2.%1"/>
      <w:lvlJc w:val="left"/>
      <w:pPr>
        <w:ind w:left="1069" w:hanging="360"/>
      </w:pPr>
      <w:rPr>
        <w:rFonts w:hint="default"/>
      </w:rPr>
    </w:lvl>
    <w:lvl w:ilvl="1" w:tplc="014E68A4">
      <w:start w:val="1"/>
      <w:numFmt w:val="decimal"/>
      <w:lvlText w:val="2.%2."/>
      <w:lvlJc w:val="left"/>
      <w:pPr>
        <w:ind w:left="1211" w:hanging="360"/>
      </w:pPr>
      <w:rPr>
        <w:rFonts w:hint="default"/>
      </w:rPr>
    </w:lvl>
    <w:lvl w:ilvl="2" w:tplc="AF3072E2">
      <w:start w:val="1"/>
      <w:numFmt w:val="decimal"/>
      <w:lvlText w:val="%3."/>
      <w:lvlJc w:val="left"/>
      <w:pPr>
        <w:ind w:left="501"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4104F6B"/>
    <w:multiLevelType w:val="multilevel"/>
    <w:tmpl w:val="F306BFB0"/>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pStyle w:val="5"/>
      <w:suff w:val="space"/>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74967BF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CB37F1"/>
    <w:multiLevelType w:val="hybridMultilevel"/>
    <w:tmpl w:val="61600798"/>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26" w15:restartNumberingAfterBreak="0">
    <w:nsid w:val="78FA716D"/>
    <w:multiLevelType w:val="hybridMultilevel"/>
    <w:tmpl w:val="4B1836E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D0D28B1"/>
    <w:multiLevelType w:val="hybridMultilevel"/>
    <w:tmpl w:val="8A6266E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3"/>
  </w:num>
  <w:num w:numId="2">
    <w:abstractNumId w:val="1"/>
  </w:num>
  <w:num w:numId="3">
    <w:abstractNumId w:val="9"/>
  </w:num>
  <w:num w:numId="4">
    <w:abstractNumId w:val="18"/>
  </w:num>
  <w:num w:numId="5">
    <w:abstractNumId w:val="21"/>
  </w:num>
  <w:num w:numId="6">
    <w:abstractNumId w:val="13"/>
  </w:num>
  <w:num w:numId="7">
    <w:abstractNumId w:val="7"/>
  </w:num>
  <w:num w:numId="8">
    <w:abstractNumId w:val="24"/>
  </w:num>
  <w:num w:numId="9">
    <w:abstractNumId w:val="27"/>
  </w:num>
  <w:num w:numId="10">
    <w:abstractNumId w:val="4"/>
  </w:num>
  <w:num w:numId="11">
    <w:abstractNumId w:val="10"/>
  </w:num>
  <w:num w:numId="12">
    <w:abstractNumId w:val="8"/>
  </w:num>
  <w:num w:numId="13">
    <w:abstractNumId w:val="22"/>
  </w:num>
  <w:num w:numId="14">
    <w:abstractNumId w:val="2"/>
  </w:num>
  <w:num w:numId="15">
    <w:abstractNumId w:val="3"/>
  </w:num>
  <w:num w:numId="16">
    <w:abstractNumId w:val="12"/>
  </w:num>
  <w:num w:numId="17">
    <w:abstractNumId w:val="20"/>
  </w:num>
  <w:num w:numId="18">
    <w:abstractNumId w:val="5"/>
  </w:num>
  <w:num w:numId="19">
    <w:abstractNumId w:val="25"/>
  </w:num>
  <w:num w:numId="20">
    <w:abstractNumId w:val="16"/>
  </w:num>
  <w:num w:numId="21">
    <w:abstractNumId w:val="26"/>
  </w:num>
  <w:num w:numId="22">
    <w:abstractNumId w:val="15"/>
  </w:num>
  <w:num w:numId="23">
    <w:abstractNumId w:val="6"/>
  </w:num>
  <w:num w:numId="24">
    <w:abstractNumId w:val="19"/>
  </w:num>
  <w:num w:numId="25">
    <w:abstractNumId w:val="11"/>
  </w:num>
  <w:num w:numId="26">
    <w:abstractNumId w:val="17"/>
  </w:num>
  <w:num w:numId="27">
    <w:abstractNumId w:val="14"/>
  </w:num>
  <w:num w:numId="28">
    <w:abstractNumId w:val="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ртем Рыблов">
    <w15:presenceInfo w15:providerId="None" w15:userId="Артем Рыблов"/>
  </w15:person>
  <w15:person w15:author="Aaron Blare">
    <w15:presenceInfo w15:providerId="None" w15:userId="Aaron Bl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5A7"/>
    <w:rsid w:val="0000079F"/>
    <w:rsid w:val="00000EC6"/>
    <w:rsid w:val="0000148D"/>
    <w:rsid w:val="000123CE"/>
    <w:rsid w:val="000140EB"/>
    <w:rsid w:val="00014E72"/>
    <w:rsid w:val="00020044"/>
    <w:rsid w:val="000201FE"/>
    <w:rsid w:val="000229BB"/>
    <w:rsid w:val="00022C22"/>
    <w:rsid w:val="00024E84"/>
    <w:rsid w:val="00025809"/>
    <w:rsid w:val="000304D1"/>
    <w:rsid w:val="000313EB"/>
    <w:rsid w:val="00032513"/>
    <w:rsid w:val="00036653"/>
    <w:rsid w:val="0003755A"/>
    <w:rsid w:val="00041D88"/>
    <w:rsid w:val="0004369A"/>
    <w:rsid w:val="000476C1"/>
    <w:rsid w:val="00060155"/>
    <w:rsid w:val="000602B5"/>
    <w:rsid w:val="000602E9"/>
    <w:rsid w:val="00060B9E"/>
    <w:rsid w:val="00062DCD"/>
    <w:rsid w:val="0006412D"/>
    <w:rsid w:val="0007549A"/>
    <w:rsid w:val="0007773F"/>
    <w:rsid w:val="00082E82"/>
    <w:rsid w:val="00084ED9"/>
    <w:rsid w:val="000865AC"/>
    <w:rsid w:val="00086EBC"/>
    <w:rsid w:val="00090B34"/>
    <w:rsid w:val="0009239B"/>
    <w:rsid w:val="00095F3D"/>
    <w:rsid w:val="0009628A"/>
    <w:rsid w:val="000972FB"/>
    <w:rsid w:val="000A3C4F"/>
    <w:rsid w:val="000A5F2C"/>
    <w:rsid w:val="000B5E8C"/>
    <w:rsid w:val="000C010D"/>
    <w:rsid w:val="000C0D84"/>
    <w:rsid w:val="000C25BA"/>
    <w:rsid w:val="000C3D43"/>
    <w:rsid w:val="000C69AA"/>
    <w:rsid w:val="000D067A"/>
    <w:rsid w:val="000D16EE"/>
    <w:rsid w:val="000D16FB"/>
    <w:rsid w:val="000D7913"/>
    <w:rsid w:val="000E07A8"/>
    <w:rsid w:val="000F0444"/>
    <w:rsid w:val="000F1AD0"/>
    <w:rsid w:val="0010184D"/>
    <w:rsid w:val="00101E7A"/>
    <w:rsid w:val="00102954"/>
    <w:rsid w:val="001045F3"/>
    <w:rsid w:val="001048BB"/>
    <w:rsid w:val="001138B6"/>
    <w:rsid w:val="001158FE"/>
    <w:rsid w:val="00116B93"/>
    <w:rsid w:val="00116DBD"/>
    <w:rsid w:val="00122545"/>
    <w:rsid w:val="00135F28"/>
    <w:rsid w:val="00153FA2"/>
    <w:rsid w:val="00157848"/>
    <w:rsid w:val="00160026"/>
    <w:rsid w:val="00162B53"/>
    <w:rsid w:val="00170595"/>
    <w:rsid w:val="00171830"/>
    <w:rsid w:val="00181388"/>
    <w:rsid w:val="0018330E"/>
    <w:rsid w:val="00184382"/>
    <w:rsid w:val="00185E13"/>
    <w:rsid w:val="00186486"/>
    <w:rsid w:val="00190327"/>
    <w:rsid w:val="0019790C"/>
    <w:rsid w:val="001A0018"/>
    <w:rsid w:val="001A034A"/>
    <w:rsid w:val="001A123A"/>
    <w:rsid w:val="001A3078"/>
    <w:rsid w:val="001A63A5"/>
    <w:rsid w:val="001A6BB3"/>
    <w:rsid w:val="001A6E81"/>
    <w:rsid w:val="001A6F4D"/>
    <w:rsid w:val="001B0858"/>
    <w:rsid w:val="001B5682"/>
    <w:rsid w:val="001C0C8E"/>
    <w:rsid w:val="001C1972"/>
    <w:rsid w:val="001C2BE2"/>
    <w:rsid w:val="001C3737"/>
    <w:rsid w:val="001C6F6A"/>
    <w:rsid w:val="001D5B33"/>
    <w:rsid w:val="001E0A13"/>
    <w:rsid w:val="001E1DE7"/>
    <w:rsid w:val="001E614F"/>
    <w:rsid w:val="001F2E8E"/>
    <w:rsid w:val="00200EF4"/>
    <w:rsid w:val="002073DB"/>
    <w:rsid w:val="00214DED"/>
    <w:rsid w:val="00215198"/>
    <w:rsid w:val="00215820"/>
    <w:rsid w:val="00217323"/>
    <w:rsid w:val="002214F4"/>
    <w:rsid w:val="002228DB"/>
    <w:rsid w:val="00223B0D"/>
    <w:rsid w:val="0022540C"/>
    <w:rsid w:val="00230753"/>
    <w:rsid w:val="00230A74"/>
    <w:rsid w:val="00235EC3"/>
    <w:rsid w:val="00236645"/>
    <w:rsid w:val="0024034E"/>
    <w:rsid w:val="002418BE"/>
    <w:rsid w:val="00243EC6"/>
    <w:rsid w:val="00244A17"/>
    <w:rsid w:val="002451A8"/>
    <w:rsid w:val="002479C3"/>
    <w:rsid w:val="0025105E"/>
    <w:rsid w:val="002515B8"/>
    <w:rsid w:val="00255514"/>
    <w:rsid w:val="00255841"/>
    <w:rsid w:val="00262642"/>
    <w:rsid w:val="002645A2"/>
    <w:rsid w:val="00267E2D"/>
    <w:rsid w:val="00270F9A"/>
    <w:rsid w:val="00272889"/>
    <w:rsid w:val="00277005"/>
    <w:rsid w:val="0027740F"/>
    <w:rsid w:val="00277C6D"/>
    <w:rsid w:val="00277CB0"/>
    <w:rsid w:val="00280FEA"/>
    <w:rsid w:val="00296630"/>
    <w:rsid w:val="00297233"/>
    <w:rsid w:val="002A474F"/>
    <w:rsid w:val="002B1FC7"/>
    <w:rsid w:val="002B2E5A"/>
    <w:rsid w:val="002B2F5A"/>
    <w:rsid w:val="002C3B8E"/>
    <w:rsid w:val="002C56E1"/>
    <w:rsid w:val="002D29D2"/>
    <w:rsid w:val="002D472D"/>
    <w:rsid w:val="002D50E7"/>
    <w:rsid w:val="002D5165"/>
    <w:rsid w:val="002E464B"/>
    <w:rsid w:val="002E486F"/>
    <w:rsid w:val="002E61C7"/>
    <w:rsid w:val="002E7C65"/>
    <w:rsid w:val="002F0FDA"/>
    <w:rsid w:val="002F305F"/>
    <w:rsid w:val="002F470D"/>
    <w:rsid w:val="002F7D77"/>
    <w:rsid w:val="00302715"/>
    <w:rsid w:val="00305494"/>
    <w:rsid w:val="0030792A"/>
    <w:rsid w:val="003119EB"/>
    <w:rsid w:val="00313E06"/>
    <w:rsid w:val="00313FD7"/>
    <w:rsid w:val="00316256"/>
    <w:rsid w:val="0032236E"/>
    <w:rsid w:val="003235D7"/>
    <w:rsid w:val="00323FCE"/>
    <w:rsid w:val="00326207"/>
    <w:rsid w:val="0032688D"/>
    <w:rsid w:val="0032771C"/>
    <w:rsid w:val="00333005"/>
    <w:rsid w:val="003340D4"/>
    <w:rsid w:val="00334BB0"/>
    <w:rsid w:val="00336157"/>
    <w:rsid w:val="00336AE7"/>
    <w:rsid w:val="00345829"/>
    <w:rsid w:val="00345E2E"/>
    <w:rsid w:val="003518E9"/>
    <w:rsid w:val="00355652"/>
    <w:rsid w:val="00356C0D"/>
    <w:rsid w:val="003642CB"/>
    <w:rsid w:val="00364EC1"/>
    <w:rsid w:val="00366301"/>
    <w:rsid w:val="00375145"/>
    <w:rsid w:val="00381407"/>
    <w:rsid w:val="00384CCD"/>
    <w:rsid w:val="00390D10"/>
    <w:rsid w:val="00390E4A"/>
    <w:rsid w:val="00394175"/>
    <w:rsid w:val="003A14FD"/>
    <w:rsid w:val="003A5565"/>
    <w:rsid w:val="003A5898"/>
    <w:rsid w:val="003A707D"/>
    <w:rsid w:val="003A76D2"/>
    <w:rsid w:val="003B0254"/>
    <w:rsid w:val="003B1BF7"/>
    <w:rsid w:val="003B21B5"/>
    <w:rsid w:val="003B5676"/>
    <w:rsid w:val="003B6748"/>
    <w:rsid w:val="003C0519"/>
    <w:rsid w:val="003C0BB9"/>
    <w:rsid w:val="003C3F6A"/>
    <w:rsid w:val="003C5211"/>
    <w:rsid w:val="003C62FB"/>
    <w:rsid w:val="003D4003"/>
    <w:rsid w:val="003D4370"/>
    <w:rsid w:val="003D764B"/>
    <w:rsid w:val="003E6051"/>
    <w:rsid w:val="003E6B61"/>
    <w:rsid w:val="003F5BA9"/>
    <w:rsid w:val="003F6E35"/>
    <w:rsid w:val="003F6F85"/>
    <w:rsid w:val="00401472"/>
    <w:rsid w:val="0040461C"/>
    <w:rsid w:val="00406137"/>
    <w:rsid w:val="004075C0"/>
    <w:rsid w:val="0041190E"/>
    <w:rsid w:val="004148A5"/>
    <w:rsid w:val="00414BB3"/>
    <w:rsid w:val="00417009"/>
    <w:rsid w:val="0041748E"/>
    <w:rsid w:val="00424036"/>
    <w:rsid w:val="00426D97"/>
    <w:rsid w:val="00430E67"/>
    <w:rsid w:val="00433B29"/>
    <w:rsid w:val="004341E0"/>
    <w:rsid w:val="004365FE"/>
    <w:rsid w:val="00440F4F"/>
    <w:rsid w:val="00441F32"/>
    <w:rsid w:val="004441D5"/>
    <w:rsid w:val="00445BE2"/>
    <w:rsid w:val="0044706F"/>
    <w:rsid w:val="004471B5"/>
    <w:rsid w:val="004523B1"/>
    <w:rsid w:val="004532FC"/>
    <w:rsid w:val="004557C4"/>
    <w:rsid w:val="00460809"/>
    <w:rsid w:val="0046081A"/>
    <w:rsid w:val="00470BF0"/>
    <w:rsid w:val="004833DD"/>
    <w:rsid w:val="00486960"/>
    <w:rsid w:val="00486DE1"/>
    <w:rsid w:val="004906F7"/>
    <w:rsid w:val="004934E7"/>
    <w:rsid w:val="004A3374"/>
    <w:rsid w:val="004A360F"/>
    <w:rsid w:val="004A3635"/>
    <w:rsid w:val="004A48E9"/>
    <w:rsid w:val="004A5BCB"/>
    <w:rsid w:val="004B1B6E"/>
    <w:rsid w:val="004B214C"/>
    <w:rsid w:val="004B2863"/>
    <w:rsid w:val="004B719A"/>
    <w:rsid w:val="004C434D"/>
    <w:rsid w:val="004C5DFD"/>
    <w:rsid w:val="004C6FAE"/>
    <w:rsid w:val="004D0F50"/>
    <w:rsid w:val="004E0B6B"/>
    <w:rsid w:val="004E4A98"/>
    <w:rsid w:val="004E5893"/>
    <w:rsid w:val="004F002F"/>
    <w:rsid w:val="004F0F9B"/>
    <w:rsid w:val="004F2BBF"/>
    <w:rsid w:val="004F2C72"/>
    <w:rsid w:val="004F362E"/>
    <w:rsid w:val="004F44F0"/>
    <w:rsid w:val="004F6DF5"/>
    <w:rsid w:val="004F7147"/>
    <w:rsid w:val="004F7935"/>
    <w:rsid w:val="00503214"/>
    <w:rsid w:val="005153B1"/>
    <w:rsid w:val="00516FE7"/>
    <w:rsid w:val="005175D4"/>
    <w:rsid w:val="00520671"/>
    <w:rsid w:val="00520694"/>
    <w:rsid w:val="005210E6"/>
    <w:rsid w:val="00526695"/>
    <w:rsid w:val="00530B6D"/>
    <w:rsid w:val="00530BFA"/>
    <w:rsid w:val="00530D2D"/>
    <w:rsid w:val="00531CFD"/>
    <w:rsid w:val="0053295D"/>
    <w:rsid w:val="00534169"/>
    <w:rsid w:val="00535B0C"/>
    <w:rsid w:val="00540CDE"/>
    <w:rsid w:val="005467F6"/>
    <w:rsid w:val="00550B70"/>
    <w:rsid w:val="00550C02"/>
    <w:rsid w:val="00556738"/>
    <w:rsid w:val="005621E6"/>
    <w:rsid w:val="005633C1"/>
    <w:rsid w:val="00563CF5"/>
    <w:rsid w:val="005812AB"/>
    <w:rsid w:val="00581375"/>
    <w:rsid w:val="00582E50"/>
    <w:rsid w:val="0058326E"/>
    <w:rsid w:val="0059416A"/>
    <w:rsid w:val="00594178"/>
    <w:rsid w:val="005953B5"/>
    <w:rsid w:val="00595B79"/>
    <w:rsid w:val="00596C4C"/>
    <w:rsid w:val="005A3CC1"/>
    <w:rsid w:val="005B2831"/>
    <w:rsid w:val="005C22F6"/>
    <w:rsid w:val="005C2480"/>
    <w:rsid w:val="005C474B"/>
    <w:rsid w:val="005C4BE9"/>
    <w:rsid w:val="005D086E"/>
    <w:rsid w:val="005D0AD7"/>
    <w:rsid w:val="005D60F5"/>
    <w:rsid w:val="005D750E"/>
    <w:rsid w:val="005E0AFD"/>
    <w:rsid w:val="005F44A6"/>
    <w:rsid w:val="005F4DE9"/>
    <w:rsid w:val="005F548E"/>
    <w:rsid w:val="005F5A3B"/>
    <w:rsid w:val="0060016E"/>
    <w:rsid w:val="00602BFA"/>
    <w:rsid w:val="00603B9D"/>
    <w:rsid w:val="006078E7"/>
    <w:rsid w:val="00613752"/>
    <w:rsid w:val="00615CC7"/>
    <w:rsid w:val="00616692"/>
    <w:rsid w:val="00622BFF"/>
    <w:rsid w:val="00623447"/>
    <w:rsid w:val="00626279"/>
    <w:rsid w:val="00626E14"/>
    <w:rsid w:val="006333A0"/>
    <w:rsid w:val="0063389A"/>
    <w:rsid w:val="00637484"/>
    <w:rsid w:val="00640BA1"/>
    <w:rsid w:val="00642D1C"/>
    <w:rsid w:val="0064672D"/>
    <w:rsid w:val="006468F2"/>
    <w:rsid w:val="0064715A"/>
    <w:rsid w:val="00647A5B"/>
    <w:rsid w:val="00656668"/>
    <w:rsid w:val="0066024B"/>
    <w:rsid w:val="006605A7"/>
    <w:rsid w:val="00660999"/>
    <w:rsid w:val="00661BBA"/>
    <w:rsid w:val="006632F9"/>
    <w:rsid w:val="00664C65"/>
    <w:rsid w:val="006656BA"/>
    <w:rsid w:val="006714D1"/>
    <w:rsid w:val="006837CA"/>
    <w:rsid w:val="00683EF4"/>
    <w:rsid w:val="006854F9"/>
    <w:rsid w:val="00685D1C"/>
    <w:rsid w:val="006866A7"/>
    <w:rsid w:val="00686873"/>
    <w:rsid w:val="00686EBA"/>
    <w:rsid w:val="00687D8D"/>
    <w:rsid w:val="00691411"/>
    <w:rsid w:val="006960BD"/>
    <w:rsid w:val="006971A6"/>
    <w:rsid w:val="006A0EFB"/>
    <w:rsid w:val="006A0F6E"/>
    <w:rsid w:val="006A456C"/>
    <w:rsid w:val="006A4721"/>
    <w:rsid w:val="006A55F5"/>
    <w:rsid w:val="006A76F1"/>
    <w:rsid w:val="006B2182"/>
    <w:rsid w:val="006B7775"/>
    <w:rsid w:val="006B7BAE"/>
    <w:rsid w:val="006C3A5B"/>
    <w:rsid w:val="006D06A5"/>
    <w:rsid w:val="006D0F21"/>
    <w:rsid w:val="006D5A78"/>
    <w:rsid w:val="006E2186"/>
    <w:rsid w:val="006E5C6D"/>
    <w:rsid w:val="006F447D"/>
    <w:rsid w:val="006F7120"/>
    <w:rsid w:val="0070085F"/>
    <w:rsid w:val="0070484B"/>
    <w:rsid w:val="00704C59"/>
    <w:rsid w:val="007079E4"/>
    <w:rsid w:val="00712D74"/>
    <w:rsid w:val="0071383A"/>
    <w:rsid w:val="007173E2"/>
    <w:rsid w:val="00717577"/>
    <w:rsid w:val="007178D1"/>
    <w:rsid w:val="00723DA0"/>
    <w:rsid w:val="00726840"/>
    <w:rsid w:val="00726AF2"/>
    <w:rsid w:val="00731185"/>
    <w:rsid w:val="007317E0"/>
    <w:rsid w:val="0073283B"/>
    <w:rsid w:val="007361E1"/>
    <w:rsid w:val="0073752F"/>
    <w:rsid w:val="007413EF"/>
    <w:rsid w:val="007421C8"/>
    <w:rsid w:val="00743CD9"/>
    <w:rsid w:val="007501D1"/>
    <w:rsid w:val="007530AA"/>
    <w:rsid w:val="00765B2B"/>
    <w:rsid w:val="00766D8A"/>
    <w:rsid w:val="00774DBF"/>
    <w:rsid w:val="00775D25"/>
    <w:rsid w:val="00777286"/>
    <w:rsid w:val="00780D8B"/>
    <w:rsid w:val="00782E0D"/>
    <w:rsid w:val="00784A19"/>
    <w:rsid w:val="00785E82"/>
    <w:rsid w:val="00787B3B"/>
    <w:rsid w:val="00791990"/>
    <w:rsid w:val="00792155"/>
    <w:rsid w:val="007A3773"/>
    <w:rsid w:val="007A52FE"/>
    <w:rsid w:val="007B1ED7"/>
    <w:rsid w:val="007B3E89"/>
    <w:rsid w:val="007B407B"/>
    <w:rsid w:val="007B4B19"/>
    <w:rsid w:val="007B55B3"/>
    <w:rsid w:val="007B7C05"/>
    <w:rsid w:val="007C2F6C"/>
    <w:rsid w:val="007C4923"/>
    <w:rsid w:val="007D30AE"/>
    <w:rsid w:val="007D334B"/>
    <w:rsid w:val="007D461E"/>
    <w:rsid w:val="007E025B"/>
    <w:rsid w:val="007E6493"/>
    <w:rsid w:val="007E6EC9"/>
    <w:rsid w:val="007F3175"/>
    <w:rsid w:val="007F43D8"/>
    <w:rsid w:val="00802AA0"/>
    <w:rsid w:val="0080419B"/>
    <w:rsid w:val="008046DA"/>
    <w:rsid w:val="008065CE"/>
    <w:rsid w:val="00806FF2"/>
    <w:rsid w:val="00807375"/>
    <w:rsid w:val="00815762"/>
    <w:rsid w:val="00820486"/>
    <w:rsid w:val="00822EBF"/>
    <w:rsid w:val="00831995"/>
    <w:rsid w:val="00832466"/>
    <w:rsid w:val="0083251B"/>
    <w:rsid w:val="0083427A"/>
    <w:rsid w:val="008408E2"/>
    <w:rsid w:val="00841010"/>
    <w:rsid w:val="00842306"/>
    <w:rsid w:val="00852475"/>
    <w:rsid w:val="00852702"/>
    <w:rsid w:val="00854C17"/>
    <w:rsid w:val="00855557"/>
    <w:rsid w:val="00856883"/>
    <w:rsid w:val="00856C6B"/>
    <w:rsid w:val="008611FA"/>
    <w:rsid w:val="008632B9"/>
    <w:rsid w:val="00866493"/>
    <w:rsid w:val="008717B4"/>
    <w:rsid w:val="00876CC8"/>
    <w:rsid w:val="008779E8"/>
    <w:rsid w:val="00880E43"/>
    <w:rsid w:val="008811F9"/>
    <w:rsid w:val="0088288A"/>
    <w:rsid w:val="008858FB"/>
    <w:rsid w:val="00886217"/>
    <w:rsid w:val="008905AB"/>
    <w:rsid w:val="00890A48"/>
    <w:rsid w:val="00891DBF"/>
    <w:rsid w:val="00895623"/>
    <w:rsid w:val="008A10D8"/>
    <w:rsid w:val="008A2C6E"/>
    <w:rsid w:val="008A6DA9"/>
    <w:rsid w:val="008A722D"/>
    <w:rsid w:val="008B6DB8"/>
    <w:rsid w:val="008B740D"/>
    <w:rsid w:val="008C13D1"/>
    <w:rsid w:val="008C2FFC"/>
    <w:rsid w:val="008C3022"/>
    <w:rsid w:val="008C7150"/>
    <w:rsid w:val="008D1E98"/>
    <w:rsid w:val="008D278C"/>
    <w:rsid w:val="008D3F85"/>
    <w:rsid w:val="008E1401"/>
    <w:rsid w:val="008E1C4C"/>
    <w:rsid w:val="008E42A5"/>
    <w:rsid w:val="008E718D"/>
    <w:rsid w:val="008F03C8"/>
    <w:rsid w:val="00900C5C"/>
    <w:rsid w:val="0090792F"/>
    <w:rsid w:val="00910390"/>
    <w:rsid w:val="009112E8"/>
    <w:rsid w:val="009156A1"/>
    <w:rsid w:val="00915E32"/>
    <w:rsid w:val="0092071C"/>
    <w:rsid w:val="00923592"/>
    <w:rsid w:val="009248D9"/>
    <w:rsid w:val="00926765"/>
    <w:rsid w:val="00930ABC"/>
    <w:rsid w:val="009311F6"/>
    <w:rsid w:val="00931CB6"/>
    <w:rsid w:val="009368C2"/>
    <w:rsid w:val="00943089"/>
    <w:rsid w:val="00946ACD"/>
    <w:rsid w:val="00946EC9"/>
    <w:rsid w:val="00947B5C"/>
    <w:rsid w:val="009505E5"/>
    <w:rsid w:val="00951615"/>
    <w:rsid w:val="009526E9"/>
    <w:rsid w:val="009528F3"/>
    <w:rsid w:val="00952FA6"/>
    <w:rsid w:val="00957100"/>
    <w:rsid w:val="0095748E"/>
    <w:rsid w:val="00961D10"/>
    <w:rsid w:val="00962FFE"/>
    <w:rsid w:val="009646A5"/>
    <w:rsid w:val="0096774F"/>
    <w:rsid w:val="00971224"/>
    <w:rsid w:val="0097681F"/>
    <w:rsid w:val="00977B58"/>
    <w:rsid w:val="00980B43"/>
    <w:rsid w:val="0098109A"/>
    <w:rsid w:val="00982CB8"/>
    <w:rsid w:val="00986530"/>
    <w:rsid w:val="00986B7B"/>
    <w:rsid w:val="00986CE9"/>
    <w:rsid w:val="00993C5C"/>
    <w:rsid w:val="00993CD6"/>
    <w:rsid w:val="009A0C3B"/>
    <w:rsid w:val="009A4D72"/>
    <w:rsid w:val="009A544C"/>
    <w:rsid w:val="009B46BD"/>
    <w:rsid w:val="009C1546"/>
    <w:rsid w:val="009C4BAE"/>
    <w:rsid w:val="009C5D5D"/>
    <w:rsid w:val="009C786C"/>
    <w:rsid w:val="009C7BF2"/>
    <w:rsid w:val="009D386B"/>
    <w:rsid w:val="009D4376"/>
    <w:rsid w:val="009D616D"/>
    <w:rsid w:val="009E7F5D"/>
    <w:rsid w:val="009F0DD0"/>
    <w:rsid w:val="009F134F"/>
    <w:rsid w:val="00A01A55"/>
    <w:rsid w:val="00A1058F"/>
    <w:rsid w:val="00A113C9"/>
    <w:rsid w:val="00A133C1"/>
    <w:rsid w:val="00A14C9E"/>
    <w:rsid w:val="00A2073C"/>
    <w:rsid w:val="00A213FD"/>
    <w:rsid w:val="00A23264"/>
    <w:rsid w:val="00A2471A"/>
    <w:rsid w:val="00A32E4B"/>
    <w:rsid w:val="00A36098"/>
    <w:rsid w:val="00A42788"/>
    <w:rsid w:val="00A46FE1"/>
    <w:rsid w:val="00A47F69"/>
    <w:rsid w:val="00A50E44"/>
    <w:rsid w:val="00A52927"/>
    <w:rsid w:val="00A52D88"/>
    <w:rsid w:val="00A54599"/>
    <w:rsid w:val="00A55CCA"/>
    <w:rsid w:val="00A56E2B"/>
    <w:rsid w:val="00A60B84"/>
    <w:rsid w:val="00A61F35"/>
    <w:rsid w:val="00A629F0"/>
    <w:rsid w:val="00A6709E"/>
    <w:rsid w:val="00A702F8"/>
    <w:rsid w:val="00A709FB"/>
    <w:rsid w:val="00A71474"/>
    <w:rsid w:val="00A71F9C"/>
    <w:rsid w:val="00A751AE"/>
    <w:rsid w:val="00A77020"/>
    <w:rsid w:val="00A820A0"/>
    <w:rsid w:val="00A85AA1"/>
    <w:rsid w:val="00A87247"/>
    <w:rsid w:val="00A93551"/>
    <w:rsid w:val="00A94F11"/>
    <w:rsid w:val="00A95D0B"/>
    <w:rsid w:val="00A97070"/>
    <w:rsid w:val="00AA4AFB"/>
    <w:rsid w:val="00AB099A"/>
    <w:rsid w:val="00AB3FCC"/>
    <w:rsid w:val="00AD1DE3"/>
    <w:rsid w:val="00AD4680"/>
    <w:rsid w:val="00AE0699"/>
    <w:rsid w:val="00AE0975"/>
    <w:rsid w:val="00AE112A"/>
    <w:rsid w:val="00AE1EB5"/>
    <w:rsid w:val="00AE2FB9"/>
    <w:rsid w:val="00AE72FA"/>
    <w:rsid w:val="00AE7E05"/>
    <w:rsid w:val="00AF0ED6"/>
    <w:rsid w:val="00AF30BE"/>
    <w:rsid w:val="00AF4E09"/>
    <w:rsid w:val="00AF680D"/>
    <w:rsid w:val="00B02548"/>
    <w:rsid w:val="00B07219"/>
    <w:rsid w:val="00B07F02"/>
    <w:rsid w:val="00B13809"/>
    <w:rsid w:val="00B1452C"/>
    <w:rsid w:val="00B145FE"/>
    <w:rsid w:val="00B150D8"/>
    <w:rsid w:val="00B20484"/>
    <w:rsid w:val="00B259D7"/>
    <w:rsid w:val="00B267F6"/>
    <w:rsid w:val="00B3043E"/>
    <w:rsid w:val="00B3118B"/>
    <w:rsid w:val="00B325D4"/>
    <w:rsid w:val="00B33887"/>
    <w:rsid w:val="00B35146"/>
    <w:rsid w:val="00B35A2C"/>
    <w:rsid w:val="00B41288"/>
    <w:rsid w:val="00B526FF"/>
    <w:rsid w:val="00B547AB"/>
    <w:rsid w:val="00B55444"/>
    <w:rsid w:val="00B55B0D"/>
    <w:rsid w:val="00B5720A"/>
    <w:rsid w:val="00B575B9"/>
    <w:rsid w:val="00B6061C"/>
    <w:rsid w:val="00B64E4D"/>
    <w:rsid w:val="00B66551"/>
    <w:rsid w:val="00B707E5"/>
    <w:rsid w:val="00B72159"/>
    <w:rsid w:val="00B7315F"/>
    <w:rsid w:val="00B736E3"/>
    <w:rsid w:val="00B7508D"/>
    <w:rsid w:val="00B767D9"/>
    <w:rsid w:val="00B824CA"/>
    <w:rsid w:val="00B93CFA"/>
    <w:rsid w:val="00B93EB2"/>
    <w:rsid w:val="00B95A36"/>
    <w:rsid w:val="00B96C0D"/>
    <w:rsid w:val="00B96F6B"/>
    <w:rsid w:val="00B97F79"/>
    <w:rsid w:val="00BA102D"/>
    <w:rsid w:val="00BA1473"/>
    <w:rsid w:val="00BA28B6"/>
    <w:rsid w:val="00BA35C5"/>
    <w:rsid w:val="00BA3870"/>
    <w:rsid w:val="00BA562C"/>
    <w:rsid w:val="00BA7A42"/>
    <w:rsid w:val="00BB0649"/>
    <w:rsid w:val="00BB168E"/>
    <w:rsid w:val="00BB2F85"/>
    <w:rsid w:val="00BB3DE8"/>
    <w:rsid w:val="00BB5787"/>
    <w:rsid w:val="00BB593A"/>
    <w:rsid w:val="00BB5B16"/>
    <w:rsid w:val="00BB72E0"/>
    <w:rsid w:val="00BC490A"/>
    <w:rsid w:val="00BC53BC"/>
    <w:rsid w:val="00BC6242"/>
    <w:rsid w:val="00BD034E"/>
    <w:rsid w:val="00BD12AB"/>
    <w:rsid w:val="00BD2A01"/>
    <w:rsid w:val="00BD586A"/>
    <w:rsid w:val="00BD6181"/>
    <w:rsid w:val="00BE17A7"/>
    <w:rsid w:val="00BE33E3"/>
    <w:rsid w:val="00BE4342"/>
    <w:rsid w:val="00BE438B"/>
    <w:rsid w:val="00BE5C6C"/>
    <w:rsid w:val="00BE7CEA"/>
    <w:rsid w:val="00BF1368"/>
    <w:rsid w:val="00BF2B37"/>
    <w:rsid w:val="00BF36FB"/>
    <w:rsid w:val="00BF43A5"/>
    <w:rsid w:val="00BF58B7"/>
    <w:rsid w:val="00BF61AE"/>
    <w:rsid w:val="00BF6A47"/>
    <w:rsid w:val="00C016EB"/>
    <w:rsid w:val="00C0427F"/>
    <w:rsid w:val="00C10DC6"/>
    <w:rsid w:val="00C11CA8"/>
    <w:rsid w:val="00C1231A"/>
    <w:rsid w:val="00C14303"/>
    <w:rsid w:val="00C207BE"/>
    <w:rsid w:val="00C224A6"/>
    <w:rsid w:val="00C23DEA"/>
    <w:rsid w:val="00C2533D"/>
    <w:rsid w:val="00C2624C"/>
    <w:rsid w:val="00C272D4"/>
    <w:rsid w:val="00C33990"/>
    <w:rsid w:val="00C35B46"/>
    <w:rsid w:val="00C47066"/>
    <w:rsid w:val="00C50601"/>
    <w:rsid w:val="00C5319B"/>
    <w:rsid w:val="00C632AF"/>
    <w:rsid w:val="00C63AA7"/>
    <w:rsid w:val="00C642D8"/>
    <w:rsid w:val="00C647AE"/>
    <w:rsid w:val="00C64C1C"/>
    <w:rsid w:val="00C6540E"/>
    <w:rsid w:val="00C73D4E"/>
    <w:rsid w:val="00C73EE6"/>
    <w:rsid w:val="00C81836"/>
    <w:rsid w:val="00C81FD1"/>
    <w:rsid w:val="00C832B2"/>
    <w:rsid w:val="00C85C57"/>
    <w:rsid w:val="00C901B2"/>
    <w:rsid w:val="00C925A5"/>
    <w:rsid w:val="00C9383A"/>
    <w:rsid w:val="00C94DC7"/>
    <w:rsid w:val="00CA1006"/>
    <w:rsid w:val="00CA5E6A"/>
    <w:rsid w:val="00CA6141"/>
    <w:rsid w:val="00CB2E42"/>
    <w:rsid w:val="00CB5DB6"/>
    <w:rsid w:val="00CB762F"/>
    <w:rsid w:val="00CC133E"/>
    <w:rsid w:val="00CD6EA3"/>
    <w:rsid w:val="00CD77A0"/>
    <w:rsid w:val="00CE1053"/>
    <w:rsid w:val="00CE2FE3"/>
    <w:rsid w:val="00CE4C9A"/>
    <w:rsid w:val="00CE4D7A"/>
    <w:rsid w:val="00CF00F3"/>
    <w:rsid w:val="00CF14BD"/>
    <w:rsid w:val="00CF2EB4"/>
    <w:rsid w:val="00CF7B84"/>
    <w:rsid w:val="00D02B5F"/>
    <w:rsid w:val="00D0610D"/>
    <w:rsid w:val="00D06596"/>
    <w:rsid w:val="00D069B2"/>
    <w:rsid w:val="00D07121"/>
    <w:rsid w:val="00D10B49"/>
    <w:rsid w:val="00D114B6"/>
    <w:rsid w:val="00D142FA"/>
    <w:rsid w:val="00D20ABE"/>
    <w:rsid w:val="00D212A9"/>
    <w:rsid w:val="00D263E8"/>
    <w:rsid w:val="00D319FF"/>
    <w:rsid w:val="00D33CF9"/>
    <w:rsid w:val="00D342C3"/>
    <w:rsid w:val="00D36026"/>
    <w:rsid w:val="00D37623"/>
    <w:rsid w:val="00D40B2E"/>
    <w:rsid w:val="00D5052D"/>
    <w:rsid w:val="00D50704"/>
    <w:rsid w:val="00D516BC"/>
    <w:rsid w:val="00D53C9E"/>
    <w:rsid w:val="00D570E0"/>
    <w:rsid w:val="00D65665"/>
    <w:rsid w:val="00D70FAF"/>
    <w:rsid w:val="00D71CD0"/>
    <w:rsid w:val="00D73C4D"/>
    <w:rsid w:val="00D74C88"/>
    <w:rsid w:val="00D85A5D"/>
    <w:rsid w:val="00D8630B"/>
    <w:rsid w:val="00D91608"/>
    <w:rsid w:val="00D92FD6"/>
    <w:rsid w:val="00D93E4C"/>
    <w:rsid w:val="00D95B6C"/>
    <w:rsid w:val="00DA090D"/>
    <w:rsid w:val="00DA26E2"/>
    <w:rsid w:val="00DA56AF"/>
    <w:rsid w:val="00DB461E"/>
    <w:rsid w:val="00DB69EC"/>
    <w:rsid w:val="00DC0261"/>
    <w:rsid w:val="00DC03EA"/>
    <w:rsid w:val="00DC07D9"/>
    <w:rsid w:val="00DC3027"/>
    <w:rsid w:val="00DC3C16"/>
    <w:rsid w:val="00DC4951"/>
    <w:rsid w:val="00DD6404"/>
    <w:rsid w:val="00DE0209"/>
    <w:rsid w:val="00DE0CB7"/>
    <w:rsid w:val="00DE2F3F"/>
    <w:rsid w:val="00DF1CFD"/>
    <w:rsid w:val="00DF39AB"/>
    <w:rsid w:val="00DF3F7D"/>
    <w:rsid w:val="00DF4B1A"/>
    <w:rsid w:val="00DF59A6"/>
    <w:rsid w:val="00E01E3C"/>
    <w:rsid w:val="00E0727A"/>
    <w:rsid w:val="00E1162A"/>
    <w:rsid w:val="00E1511E"/>
    <w:rsid w:val="00E15A0F"/>
    <w:rsid w:val="00E178F3"/>
    <w:rsid w:val="00E215B5"/>
    <w:rsid w:val="00E25613"/>
    <w:rsid w:val="00E26326"/>
    <w:rsid w:val="00E26F1D"/>
    <w:rsid w:val="00E2768E"/>
    <w:rsid w:val="00E33676"/>
    <w:rsid w:val="00E33BAA"/>
    <w:rsid w:val="00E41637"/>
    <w:rsid w:val="00E44305"/>
    <w:rsid w:val="00E45A3A"/>
    <w:rsid w:val="00E4662F"/>
    <w:rsid w:val="00E47858"/>
    <w:rsid w:val="00E5248E"/>
    <w:rsid w:val="00E55391"/>
    <w:rsid w:val="00E55F5A"/>
    <w:rsid w:val="00E5657A"/>
    <w:rsid w:val="00E57231"/>
    <w:rsid w:val="00E65D21"/>
    <w:rsid w:val="00E67117"/>
    <w:rsid w:val="00E70784"/>
    <w:rsid w:val="00E712BA"/>
    <w:rsid w:val="00E76500"/>
    <w:rsid w:val="00E7689C"/>
    <w:rsid w:val="00E84342"/>
    <w:rsid w:val="00E85A3B"/>
    <w:rsid w:val="00E9083A"/>
    <w:rsid w:val="00E93065"/>
    <w:rsid w:val="00E964B1"/>
    <w:rsid w:val="00EA486D"/>
    <w:rsid w:val="00EA695F"/>
    <w:rsid w:val="00EB4516"/>
    <w:rsid w:val="00EB53E8"/>
    <w:rsid w:val="00EC3E04"/>
    <w:rsid w:val="00EC64F5"/>
    <w:rsid w:val="00EC6640"/>
    <w:rsid w:val="00EC6CA4"/>
    <w:rsid w:val="00ED12B5"/>
    <w:rsid w:val="00ED4E4C"/>
    <w:rsid w:val="00ED5E06"/>
    <w:rsid w:val="00EE0506"/>
    <w:rsid w:val="00EE3864"/>
    <w:rsid w:val="00EE48CD"/>
    <w:rsid w:val="00EF1188"/>
    <w:rsid w:val="00EF172F"/>
    <w:rsid w:val="00EF25A7"/>
    <w:rsid w:val="00F020AB"/>
    <w:rsid w:val="00F05263"/>
    <w:rsid w:val="00F061BF"/>
    <w:rsid w:val="00F0629B"/>
    <w:rsid w:val="00F0733D"/>
    <w:rsid w:val="00F1187B"/>
    <w:rsid w:val="00F222CA"/>
    <w:rsid w:val="00F238B6"/>
    <w:rsid w:val="00F23F92"/>
    <w:rsid w:val="00F248C7"/>
    <w:rsid w:val="00F3235E"/>
    <w:rsid w:val="00F33EED"/>
    <w:rsid w:val="00F37539"/>
    <w:rsid w:val="00F42A4D"/>
    <w:rsid w:val="00F439E7"/>
    <w:rsid w:val="00F53492"/>
    <w:rsid w:val="00F54A32"/>
    <w:rsid w:val="00F57F1B"/>
    <w:rsid w:val="00F64ACB"/>
    <w:rsid w:val="00F756E2"/>
    <w:rsid w:val="00F7677A"/>
    <w:rsid w:val="00F80D54"/>
    <w:rsid w:val="00F86558"/>
    <w:rsid w:val="00F86F15"/>
    <w:rsid w:val="00F95571"/>
    <w:rsid w:val="00F96A19"/>
    <w:rsid w:val="00F96CD7"/>
    <w:rsid w:val="00FA15CF"/>
    <w:rsid w:val="00FA2AED"/>
    <w:rsid w:val="00FA3793"/>
    <w:rsid w:val="00FA3B04"/>
    <w:rsid w:val="00FA3EDF"/>
    <w:rsid w:val="00FB4B6C"/>
    <w:rsid w:val="00FB63AE"/>
    <w:rsid w:val="00FC06CA"/>
    <w:rsid w:val="00FC2256"/>
    <w:rsid w:val="00FC6FDB"/>
    <w:rsid w:val="00FD0AFA"/>
    <w:rsid w:val="00FD594D"/>
    <w:rsid w:val="00FE124A"/>
    <w:rsid w:val="00FE39E4"/>
    <w:rsid w:val="00FF52CA"/>
    <w:rsid w:val="00FF55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38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773"/>
    <w:pPr>
      <w:spacing w:after="0" w:line="360" w:lineRule="auto"/>
      <w:ind w:firstLine="567"/>
      <w:jc w:val="both"/>
    </w:pPr>
    <w:rPr>
      <w:sz w:val="24"/>
    </w:rPr>
  </w:style>
  <w:style w:type="paragraph" w:styleId="1">
    <w:name w:val="heading 1"/>
    <w:basedOn w:val="a"/>
    <w:next w:val="a"/>
    <w:link w:val="10"/>
    <w:uiPriority w:val="9"/>
    <w:qFormat/>
    <w:rsid w:val="00723DA0"/>
    <w:pPr>
      <w:keepNext/>
      <w:keepLines/>
      <w:pageBreakBefore/>
      <w:numPr>
        <w:numId w:val="1"/>
      </w:numPr>
      <w:spacing w:after="120"/>
      <w:jc w:val="left"/>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FC06CA"/>
    <w:pPr>
      <w:keepNext/>
      <w:keepLines/>
      <w:numPr>
        <w:ilvl w:val="1"/>
        <w:numId w:val="1"/>
      </w:numPr>
      <w:spacing w:after="120"/>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4F44F0"/>
    <w:pPr>
      <w:keepNext/>
      <w:keepLines/>
      <w:numPr>
        <w:ilvl w:val="2"/>
        <w:numId w:val="1"/>
      </w:numPr>
      <w:spacing w:after="120"/>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4F44F0"/>
    <w:pPr>
      <w:keepNext/>
      <w:keepLines/>
      <w:numPr>
        <w:ilvl w:val="3"/>
        <w:numId w:val="1"/>
      </w:numPr>
      <w:spacing w:after="120"/>
      <w:outlineLvl w:val="3"/>
    </w:pPr>
    <w:rPr>
      <w:rFonts w:asciiTheme="majorHAnsi" w:eastAsiaTheme="majorEastAsia" w:hAnsiTheme="majorHAnsi" w:cstheme="majorBidi"/>
      <w:bCs/>
      <w:iCs/>
    </w:rPr>
  </w:style>
  <w:style w:type="paragraph" w:styleId="5">
    <w:name w:val="heading 5"/>
    <w:basedOn w:val="a"/>
    <w:next w:val="a"/>
    <w:link w:val="50"/>
    <w:uiPriority w:val="9"/>
    <w:semiHidden/>
    <w:unhideWhenUsed/>
    <w:qFormat/>
    <w:rsid w:val="007A377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A377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A37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A377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A37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3DA0"/>
    <w:rPr>
      <w:rFonts w:asciiTheme="majorHAnsi" w:eastAsiaTheme="majorEastAsia" w:hAnsiTheme="majorHAnsi" w:cstheme="majorBidi"/>
      <w:b/>
      <w:bCs/>
      <w:sz w:val="28"/>
      <w:szCs w:val="28"/>
    </w:rPr>
  </w:style>
  <w:style w:type="character" w:customStyle="1" w:styleId="20">
    <w:name w:val="Заголовок 2 Знак"/>
    <w:basedOn w:val="a0"/>
    <w:link w:val="2"/>
    <w:uiPriority w:val="9"/>
    <w:rsid w:val="00FC06CA"/>
    <w:rPr>
      <w:rFonts w:asciiTheme="majorHAnsi" w:eastAsiaTheme="majorEastAsia" w:hAnsiTheme="majorHAnsi" w:cstheme="majorBidi"/>
      <w:b/>
      <w:bCs/>
      <w:sz w:val="24"/>
      <w:szCs w:val="26"/>
    </w:rPr>
  </w:style>
  <w:style w:type="character" w:customStyle="1" w:styleId="30">
    <w:name w:val="Заголовок 3 Знак"/>
    <w:basedOn w:val="a0"/>
    <w:link w:val="3"/>
    <w:uiPriority w:val="9"/>
    <w:rsid w:val="004F44F0"/>
    <w:rPr>
      <w:rFonts w:asciiTheme="majorHAnsi" w:eastAsiaTheme="majorEastAsia" w:hAnsiTheme="majorHAnsi" w:cstheme="majorBidi"/>
      <w:b/>
      <w:bCs/>
      <w:sz w:val="24"/>
    </w:rPr>
  </w:style>
  <w:style w:type="character" w:customStyle="1" w:styleId="40">
    <w:name w:val="Заголовок 4 Знак"/>
    <w:basedOn w:val="a0"/>
    <w:link w:val="4"/>
    <w:uiPriority w:val="9"/>
    <w:rsid w:val="004F44F0"/>
    <w:rPr>
      <w:rFonts w:asciiTheme="majorHAnsi" w:eastAsiaTheme="majorEastAsia" w:hAnsiTheme="majorHAnsi" w:cstheme="majorBidi"/>
      <w:bCs/>
      <w:iCs/>
      <w:sz w:val="24"/>
    </w:rPr>
  </w:style>
  <w:style w:type="character" w:customStyle="1" w:styleId="50">
    <w:name w:val="Заголовок 5 Знак"/>
    <w:basedOn w:val="a0"/>
    <w:link w:val="5"/>
    <w:uiPriority w:val="9"/>
    <w:semiHidden/>
    <w:rsid w:val="007A3773"/>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7A3773"/>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7A3773"/>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7A377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7A3773"/>
    <w:rPr>
      <w:rFonts w:asciiTheme="majorHAnsi" w:eastAsiaTheme="majorEastAsia" w:hAnsiTheme="majorHAnsi" w:cstheme="majorBidi"/>
      <w:i/>
      <w:iCs/>
      <w:color w:val="404040" w:themeColor="text1" w:themeTint="BF"/>
      <w:sz w:val="20"/>
      <w:szCs w:val="20"/>
    </w:rPr>
  </w:style>
  <w:style w:type="character" w:customStyle="1" w:styleId="-">
    <w:name w:val="подпись-дата"/>
    <w:rsid w:val="004F44F0"/>
    <w:rPr>
      <w:rFonts w:ascii="Times New Roman" w:hAnsi="Times New Roman"/>
      <w:sz w:val="18"/>
    </w:rPr>
  </w:style>
  <w:style w:type="paragraph" w:customStyle="1" w:styleId="a3">
    <w:name w:val="Титул Центрир."/>
    <w:rsid w:val="004F44F0"/>
    <w:pPr>
      <w:spacing w:after="360" w:line="288" w:lineRule="auto"/>
      <w:jc w:val="center"/>
    </w:pPr>
    <w:rPr>
      <w:rFonts w:ascii="Arial" w:eastAsia="Times New Roman" w:hAnsi="Arial" w:cs="Times New Roman"/>
      <w:b/>
      <w:bCs/>
      <w:sz w:val="24"/>
      <w:szCs w:val="24"/>
      <w:lang w:eastAsia="ru-RU"/>
    </w:rPr>
  </w:style>
  <w:style w:type="paragraph" w:customStyle="1" w:styleId="zag3">
    <w:name w:val="zag3"/>
    <w:basedOn w:val="a"/>
    <w:rsid w:val="004F44F0"/>
    <w:pPr>
      <w:spacing w:before="240" w:after="240" w:line="240" w:lineRule="auto"/>
      <w:ind w:firstLine="0"/>
      <w:jc w:val="center"/>
    </w:pPr>
    <w:rPr>
      <w:rFonts w:ascii="Times New Roman" w:eastAsia="Times New Roman" w:hAnsi="Times New Roman" w:cs="Times New Roman"/>
      <w:szCs w:val="24"/>
      <w:lang w:eastAsia="ru-RU"/>
    </w:rPr>
  </w:style>
  <w:style w:type="paragraph" w:styleId="a4">
    <w:name w:val="header"/>
    <w:basedOn w:val="a"/>
    <w:link w:val="a5"/>
    <w:uiPriority w:val="99"/>
    <w:unhideWhenUsed/>
    <w:rsid w:val="004F44F0"/>
    <w:pPr>
      <w:tabs>
        <w:tab w:val="center" w:pos="4677"/>
        <w:tab w:val="right" w:pos="9355"/>
      </w:tabs>
      <w:spacing w:line="240" w:lineRule="auto"/>
    </w:pPr>
  </w:style>
  <w:style w:type="character" w:customStyle="1" w:styleId="a5">
    <w:name w:val="Верхний колонтитул Знак"/>
    <w:basedOn w:val="a0"/>
    <w:link w:val="a4"/>
    <w:uiPriority w:val="99"/>
    <w:rsid w:val="004F44F0"/>
    <w:rPr>
      <w:sz w:val="24"/>
    </w:rPr>
  </w:style>
  <w:style w:type="paragraph" w:styleId="a6">
    <w:name w:val="footer"/>
    <w:basedOn w:val="a"/>
    <w:link w:val="a7"/>
    <w:uiPriority w:val="99"/>
    <w:unhideWhenUsed/>
    <w:rsid w:val="004F44F0"/>
    <w:pPr>
      <w:tabs>
        <w:tab w:val="center" w:pos="4677"/>
        <w:tab w:val="right" w:pos="9355"/>
      </w:tabs>
      <w:spacing w:line="240" w:lineRule="auto"/>
    </w:pPr>
  </w:style>
  <w:style w:type="character" w:customStyle="1" w:styleId="a7">
    <w:name w:val="Нижний колонтитул Знак"/>
    <w:basedOn w:val="a0"/>
    <w:link w:val="a6"/>
    <w:uiPriority w:val="99"/>
    <w:rsid w:val="004F44F0"/>
    <w:rPr>
      <w:sz w:val="24"/>
    </w:rPr>
  </w:style>
  <w:style w:type="paragraph" w:styleId="a8">
    <w:name w:val="List Paragraph"/>
    <w:basedOn w:val="a"/>
    <w:uiPriority w:val="34"/>
    <w:qFormat/>
    <w:rsid w:val="00185E13"/>
    <w:pPr>
      <w:ind w:left="720"/>
      <w:contextualSpacing/>
    </w:pPr>
  </w:style>
  <w:style w:type="paragraph" w:styleId="21">
    <w:name w:val="toc 2"/>
    <w:basedOn w:val="a"/>
    <w:next w:val="a"/>
    <w:autoRedefine/>
    <w:uiPriority w:val="39"/>
    <w:unhideWhenUsed/>
    <w:rsid w:val="000A3C4F"/>
    <w:pPr>
      <w:spacing w:after="100"/>
      <w:ind w:left="240"/>
    </w:pPr>
  </w:style>
  <w:style w:type="paragraph" w:styleId="11">
    <w:name w:val="toc 1"/>
    <w:basedOn w:val="a"/>
    <w:next w:val="a"/>
    <w:autoRedefine/>
    <w:uiPriority w:val="39"/>
    <w:unhideWhenUsed/>
    <w:rsid w:val="000A3C4F"/>
    <w:pPr>
      <w:spacing w:after="100"/>
    </w:pPr>
  </w:style>
  <w:style w:type="paragraph" w:styleId="31">
    <w:name w:val="toc 3"/>
    <w:basedOn w:val="a"/>
    <w:next w:val="a"/>
    <w:autoRedefine/>
    <w:uiPriority w:val="39"/>
    <w:unhideWhenUsed/>
    <w:rsid w:val="000A3C4F"/>
    <w:pPr>
      <w:spacing w:after="100"/>
      <w:ind w:left="480"/>
    </w:pPr>
  </w:style>
  <w:style w:type="paragraph" w:styleId="41">
    <w:name w:val="toc 4"/>
    <w:basedOn w:val="a"/>
    <w:next w:val="a"/>
    <w:autoRedefine/>
    <w:uiPriority w:val="39"/>
    <w:unhideWhenUsed/>
    <w:rsid w:val="000A3C4F"/>
    <w:pPr>
      <w:spacing w:after="100"/>
      <w:ind w:left="720"/>
    </w:pPr>
  </w:style>
  <w:style w:type="character" w:styleId="a9">
    <w:name w:val="Hyperlink"/>
    <w:basedOn w:val="a0"/>
    <w:uiPriority w:val="99"/>
    <w:unhideWhenUsed/>
    <w:rsid w:val="000A3C4F"/>
    <w:rPr>
      <w:color w:val="0000FF" w:themeColor="hyperlink"/>
      <w:u w:val="single"/>
    </w:rPr>
  </w:style>
  <w:style w:type="character" w:styleId="aa">
    <w:name w:val="annotation reference"/>
    <w:basedOn w:val="a0"/>
    <w:uiPriority w:val="99"/>
    <w:semiHidden/>
    <w:unhideWhenUsed/>
    <w:rsid w:val="00C23DEA"/>
    <w:rPr>
      <w:sz w:val="16"/>
      <w:szCs w:val="16"/>
    </w:rPr>
  </w:style>
  <w:style w:type="paragraph" w:styleId="ab">
    <w:name w:val="annotation text"/>
    <w:basedOn w:val="a"/>
    <w:link w:val="ac"/>
    <w:uiPriority w:val="99"/>
    <w:semiHidden/>
    <w:unhideWhenUsed/>
    <w:rsid w:val="00C23DEA"/>
    <w:pPr>
      <w:spacing w:line="240" w:lineRule="auto"/>
    </w:pPr>
    <w:rPr>
      <w:sz w:val="20"/>
      <w:szCs w:val="20"/>
    </w:rPr>
  </w:style>
  <w:style w:type="character" w:customStyle="1" w:styleId="ac">
    <w:name w:val="Текст примечания Знак"/>
    <w:basedOn w:val="a0"/>
    <w:link w:val="ab"/>
    <w:uiPriority w:val="99"/>
    <w:semiHidden/>
    <w:rsid w:val="00C23DEA"/>
    <w:rPr>
      <w:sz w:val="20"/>
      <w:szCs w:val="20"/>
    </w:rPr>
  </w:style>
  <w:style w:type="paragraph" w:styleId="ad">
    <w:name w:val="annotation subject"/>
    <w:basedOn w:val="ab"/>
    <w:next w:val="ab"/>
    <w:link w:val="ae"/>
    <w:uiPriority w:val="99"/>
    <w:semiHidden/>
    <w:unhideWhenUsed/>
    <w:rsid w:val="00C23DEA"/>
    <w:rPr>
      <w:b/>
      <w:bCs/>
    </w:rPr>
  </w:style>
  <w:style w:type="character" w:customStyle="1" w:styleId="ae">
    <w:name w:val="Тема примечания Знак"/>
    <w:basedOn w:val="ac"/>
    <w:link w:val="ad"/>
    <w:uiPriority w:val="99"/>
    <w:semiHidden/>
    <w:rsid w:val="00C23DEA"/>
    <w:rPr>
      <w:b/>
      <w:bCs/>
      <w:sz w:val="20"/>
      <w:szCs w:val="20"/>
    </w:rPr>
  </w:style>
  <w:style w:type="paragraph" w:styleId="af">
    <w:name w:val="Balloon Text"/>
    <w:basedOn w:val="a"/>
    <w:link w:val="af0"/>
    <w:uiPriority w:val="99"/>
    <w:semiHidden/>
    <w:unhideWhenUsed/>
    <w:rsid w:val="00C23DEA"/>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C23DEA"/>
    <w:rPr>
      <w:rFonts w:ascii="Tahoma" w:hAnsi="Tahoma" w:cs="Tahoma"/>
      <w:sz w:val="16"/>
      <w:szCs w:val="16"/>
    </w:rPr>
  </w:style>
  <w:style w:type="paragraph" w:styleId="af1">
    <w:name w:val="Normal (Web)"/>
    <w:basedOn w:val="a"/>
    <w:uiPriority w:val="99"/>
    <w:unhideWhenUsed/>
    <w:rsid w:val="00E712BA"/>
    <w:pPr>
      <w:spacing w:before="100" w:beforeAutospacing="1" w:after="100" w:afterAutospacing="1" w:line="240" w:lineRule="auto"/>
      <w:ind w:firstLine="0"/>
      <w:jc w:val="left"/>
    </w:pPr>
    <w:rPr>
      <w:rFonts w:ascii="Times New Roman" w:eastAsia="Times New Roman" w:hAnsi="Times New Roman" w:cs="Times New Roman"/>
      <w:szCs w:val="24"/>
      <w:lang w:eastAsia="ru-RU"/>
    </w:rPr>
  </w:style>
  <w:style w:type="paragraph" w:styleId="af2">
    <w:name w:val="caption"/>
    <w:basedOn w:val="a"/>
    <w:next w:val="a"/>
    <w:uiPriority w:val="35"/>
    <w:unhideWhenUsed/>
    <w:qFormat/>
    <w:rsid w:val="001F2E8E"/>
    <w:pPr>
      <w:spacing w:after="200" w:line="240" w:lineRule="auto"/>
      <w:ind w:firstLine="0"/>
      <w:jc w:val="left"/>
    </w:pPr>
    <w:rPr>
      <w:i/>
      <w:iCs/>
      <w:color w:val="1F497D" w:themeColor="text2"/>
      <w:sz w:val="18"/>
      <w:szCs w:val="18"/>
    </w:rPr>
  </w:style>
  <w:style w:type="character" w:styleId="af3">
    <w:name w:val="Placeholder Text"/>
    <w:basedOn w:val="a0"/>
    <w:uiPriority w:val="99"/>
    <w:semiHidden/>
    <w:rsid w:val="00326207"/>
    <w:rPr>
      <w:color w:val="808080"/>
    </w:rPr>
  </w:style>
  <w:style w:type="character" w:styleId="af4">
    <w:name w:val="Emphasis"/>
    <w:basedOn w:val="a0"/>
    <w:uiPriority w:val="20"/>
    <w:qFormat/>
    <w:rsid w:val="00B547AB"/>
    <w:rPr>
      <w:i/>
      <w:iCs/>
    </w:rPr>
  </w:style>
  <w:style w:type="paragraph" w:styleId="af5">
    <w:name w:val="Revision"/>
    <w:hidden/>
    <w:uiPriority w:val="99"/>
    <w:semiHidden/>
    <w:rsid w:val="00952FA6"/>
    <w:pPr>
      <w:spacing w:after="0" w:line="240" w:lineRule="auto"/>
    </w:pPr>
    <w:rPr>
      <w:sz w:val="24"/>
    </w:rPr>
  </w:style>
  <w:style w:type="table" w:styleId="af6">
    <w:name w:val="Table Grid"/>
    <w:basedOn w:val="a1"/>
    <w:uiPriority w:val="59"/>
    <w:rsid w:val="00390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a1"/>
    <w:uiPriority w:val="40"/>
    <w:rsid w:val="00390D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1">
    <w:name w:val="Plain Table 41"/>
    <w:basedOn w:val="a1"/>
    <w:uiPriority w:val="44"/>
    <w:rsid w:val="00390D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7">
    <w:name w:val="No Spacing"/>
    <w:uiPriority w:val="1"/>
    <w:qFormat/>
    <w:rsid w:val="00CA6141"/>
    <w:pPr>
      <w:spacing w:after="0" w:line="240" w:lineRule="auto"/>
      <w:ind w:firstLine="567"/>
      <w:jc w:val="both"/>
    </w:pPr>
    <w:rPr>
      <w:sz w:val="24"/>
    </w:rPr>
  </w:style>
  <w:style w:type="character" w:customStyle="1" w:styleId="apple-converted-space">
    <w:name w:val="apple-converted-space"/>
    <w:basedOn w:val="a0"/>
    <w:rsid w:val="00A52D88"/>
  </w:style>
  <w:style w:type="character" w:customStyle="1" w:styleId="mwe-math-mathml-inline">
    <w:name w:val="mwe-math-mathml-inline"/>
    <w:basedOn w:val="a0"/>
    <w:rsid w:val="00BF58B7"/>
  </w:style>
  <w:style w:type="character" w:styleId="af8">
    <w:name w:val="FollowedHyperlink"/>
    <w:basedOn w:val="a0"/>
    <w:uiPriority w:val="99"/>
    <w:semiHidden/>
    <w:unhideWhenUsed/>
    <w:rsid w:val="00D319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512382">
      <w:bodyDiv w:val="1"/>
      <w:marLeft w:val="0"/>
      <w:marRight w:val="0"/>
      <w:marTop w:val="0"/>
      <w:marBottom w:val="0"/>
      <w:divBdr>
        <w:top w:val="none" w:sz="0" w:space="0" w:color="auto"/>
        <w:left w:val="none" w:sz="0" w:space="0" w:color="auto"/>
        <w:bottom w:val="none" w:sz="0" w:space="0" w:color="auto"/>
        <w:right w:val="none" w:sz="0" w:space="0" w:color="auto"/>
      </w:divBdr>
    </w:div>
    <w:div w:id="675310032">
      <w:bodyDiv w:val="1"/>
      <w:marLeft w:val="0"/>
      <w:marRight w:val="0"/>
      <w:marTop w:val="0"/>
      <w:marBottom w:val="0"/>
      <w:divBdr>
        <w:top w:val="none" w:sz="0" w:space="0" w:color="auto"/>
        <w:left w:val="none" w:sz="0" w:space="0" w:color="auto"/>
        <w:bottom w:val="none" w:sz="0" w:space="0" w:color="auto"/>
        <w:right w:val="none" w:sz="0" w:space="0" w:color="auto"/>
      </w:divBdr>
    </w:div>
    <w:div w:id="823080714">
      <w:bodyDiv w:val="1"/>
      <w:marLeft w:val="0"/>
      <w:marRight w:val="0"/>
      <w:marTop w:val="0"/>
      <w:marBottom w:val="0"/>
      <w:divBdr>
        <w:top w:val="none" w:sz="0" w:space="0" w:color="auto"/>
        <w:left w:val="none" w:sz="0" w:space="0" w:color="auto"/>
        <w:bottom w:val="none" w:sz="0" w:space="0" w:color="auto"/>
        <w:right w:val="none" w:sz="0" w:space="0" w:color="auto"/>
      </w:divBdr>
    </w:div>
    <w:div w:id="887641893">
      <w:bodyDiv w:val="1"/>
      <w:marLeft w:val="0"/>
      <w:marRight w:val="0"/>
      <w:marTop w:val="0"/>
      <w:marBottom w:val="0"/>
      <w:divBdr>
        <w:top w:val="none" w:sz="0" w:space="0" w:color="auto"/>
        <w:left w:val="none" w:sz="0" w:space="0" w:color="auto"/>
        <w:bottom w:val="none" w:sz="0" w:space="0" w:color="auto"/>
        <w:right w:val="none" w:sz="0" w:space="0" w:color="auto"/>
      </w:divBdr>
    </w:div>
    <w:div w:id="1028870146">
      <w:bodyDiv w:val="1"/>
      <w:marLeft w:val="0"/>
      <w:marRight w:val="0"/>
      <w:marTop w:val="0"/>
      <w:marBottom w:val="0"/>
      <w:divBdr>
        <w:top w:val="none" w:sz="0" w:space="0" w:color="auto"/>
        <w:left w:val="none" w:sz="0" w:space="0" w:color="auto"/>
        <w:bottom w:val="none" w:sz="0" w:space="0" w:color="auto"/>
        <w:right w:val="none" w:sz="0" w:space="0" w:color="auto"/>
      </w:divBdr>
    </w:div>
    <w:div w:id="1161656344">
      <w:bodyDiv w:val="1"/>
      <w:marLeft w:val="0"/>
      <w:marRight w:val="0"/>
      <w:marTop w:val="0"/>
      <w:marBottom w:val="0"/>
      <w:divBdr>
        <w:top w:val="none" w:sz="0" w:space="0" w:color="auto"/>
        <w:left w:val="none" w:sz="0" w:space="0" w:color="auto"/>
        <w:bottom w:val="none" w:sz="0" w:space="0" w:color="auto"/>
        <w:right w:val="none" w:sz="0" w:space="0" w:color="auto"/>
      </w:divBdr>
    </w:div>
    <w:div w:id="1359546481">
      <w:bodyDiv w:val="1"/>
      <w:marLeft w:val="0"/>
      <w:marRight w:val="0"/>
      <w:marTop w:val="0"/>
      <w:marBottom w:val="0"/>
      <w:divBdr>
        <w:top w:val="none" w:sz="0" w:space="0" w:color="auto"/>
        <w:left w:val="none" w:sz="0" w:space="0" w:color="auto"/>
        <w:bottom w:val="none" w:sz="0" w:space="0" w:color="auto"/>
        <w:right w:val="none" w:sz="0" w:space="0" w:color="auto"/>
      </w:divBdr>
    </w:div>
    <w:div w:id="1498381055">
      <w:bodyDiv w:val="1"/>
      <w:marLeft w:val="0"/>
      <w:marRight w:val="0"/>
      <w:marTop w:val="0"/>
      <w:marBottom w:val="0"/>
      <w:divBdr>
        <w:top w:val="none" w:sz="0" w:space="0" w:color="auto"/>
        <w:left w:val="none" w:sz="0" w:space="0" w:color="auto"/>
        <w:bottom w:val="none" w:sz="0" w:space="0" w:color="auto"/>
        <w:right w:val="none" w:sz="0" w:space="0" w:color="auto"/>
      </w:divBdr>
    </w:div>
    <w:div w:id="190829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yperrealm.com/libconfig/" TargetMode="Externa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pywavelets.readthedocs.io"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glaros.dtc.umn.edu/gkhome/metis/parmetis/overview" TargetMode="External"/><Relationship Id="rId17" Type="http://schemas.openxmlformats.org/officeDocument/2006/relationships/image" Target="media/image4.jpeg"/><Relationship Id="rId25" Type="http://schemas.openxmlformats.org/officeDocument/2006/relationships/oleObject" Target="embeddings/oleObject2.bin"/><Relationship Id="rId33" Type="http://schemas.openxmlformats.org/officeDocument/2006/relationships/oleObject" Target="embeddings/oleObject4.bin"/><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networkx.github.io/)"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s.ox.ac.uk/chaste/cardiac_index.html"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www.cardiosolv.com/" TargetMode="External"/><Relationship Id="rId19" Type="http://schemas.openxmlformats.org/officeDocument/2006/relationships/image" Target="media/image6.png"/><Relationship Id="rId31" Type="http://schemas.microsoft.com/office/2007/relationships/hdphoto" Target="media/hdphoto1.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oleObject" Target="embeddings/oleObject3.bin"/><Relationship Id="rId30" Type="http://schemas.openxmlformats.org/officeDocument/2006/relationships/image" Target="media/image12.jpeg"/><Relationship Id="rId35" Type="http://schemas.openxmlformats.org/officeDocument/2006/relationships/image" Target="media/image15.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307BE-B298-4DF3-836F-0A12EF1C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10944</Words>
  <Characters>62385</Characters>
  <Application>Microsoft Office Word</Application>
  <DocSecurity>0</DocSecurity>
  <Lines>519</Lines>
  <Paragraphs>146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 Shaposhnikov</dc:creator>
  <cp:lastModifiedBy>Aaron Blare</cp:lastModifiedBy>
  <cp:revision>2</cp:revision>
  <cp:lastPrinted>2016-11-05T21:43:00Z</cp:lastPrinted>
  <dcterms:created xsi:type="dcterms:W3CDTF">2016-11-13T09:38:00Z</dcterms:created>
  <dcterms:modified xsi:type="dcterms:W3CDTF">2016-11-13T09:38:00Z</dcterms:modified>
</cp:coreProperties>
</file>